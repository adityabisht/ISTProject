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F0B4E" w14:textId="77777777" w:rsidR="00F4725F" w:rsidRDefault="005B1CEE" w:rsidP="00F4725F">
      <w:pPr>
        <w:rPr>
          <w:ins w:id="0" w:author="Bisht, Aditya" w:date="2017-12-07T15:20:00Z"/>
          <w:rFonts w:ascii="Arial" w:hAnsi="Arial"/>
          <w:sz w:val="34"/>
          <w:szCs w:val="34"/>
        </w:rPr>
      </w:pPr>
      <w:commentRangeStart w:id="1"/>
      <w:r>
        <w:rPr>
          <w:rStyle w:val="CommentReference"/>
        </w:rPr>
        <w:commentReference w:id="2"/>
      </w:r>
      <w:bookmarkStart w:id="3" w:name="_GoBack"/>
      <w:bookmarkEnd w:id="3"/>
      <w:commentRangeEnd w:id="1"/>
      <w:r w:rsidR="00A475B3">
        <w:rPr>
          <w:rStyle w:val="CommentReference"/>
        </w:rPr>
        <w:commentReference w:id="1"/>
      </w:r>
    </w:p>
    <w:p w14:paraId="13F17373" w14:textId="77777777" w:rsidR="00F4725F" w:rsidRDefault="00F4725F" w:rsidP="00F4725F">
      <w:pPr>
        <w:tabs>
          <w:tab w:val="left" w:pos="2160"/>
        </w:tabs>
        <w:jc w:val="center"/>
        <w:rPr>
          <w:ins w:id="4" w:author="Bisht, Aditya" w:date="2017-12-07T15:20:00Z"/>
          <w:rFonts w:ascii="Arial" w:hAnsi="Arial"/>
          <w:b/>
          <w:sz w:val="32"/>
          <w:szCs w:val="32"/>
        </w:rPr>
      </w:pPr>
      <w:commentRangeStart w:id="5"/>
      <w:ins w:id="6" w:author="Bisht, Aditya" w:date="2017-12-07T15:20:00Z">
        <w:r>
          <w:rPr>
            <w:rFonts w:ascii="Arial" w:hAnsi="Arial"/>
            <w:b/>
            <w:sz w:val="32"/>
            <w:szCs w:val="32"/>
          </w:rPr>
          <w:t>Infrastructure as Code: DevOps approach to deploy and</w:t>
        </w:r>
      </w:ins>
    </w:p>
    <w:p w14:paraId="30E6BA86" w14:textId="77777777" w:rsidR="00F4725F" w:rsidRDefault="00F4725F" w:rsidP="00F4725F">
      <w:pPr>
        <w:tabs>
          <w:tab w:val="left" w:pos="2160"/>
        </w:tabs>
        <w:jc w:val="center"/>
        <w:rPr>
          <w:ins w:id="7" w:author="Bisht, Aditya" w:date="2017-12-07T15:20:00Z"/>
          <w:rFonts w:ascii="Arial" w:hAnsi="Arial"/>
          <w:b/>
          <w:sz w:val="32"/>
          <w:szCs w:val="32"/>
        </w:rPr>
      </w:pPr>
      <w:ins w:id="8" w:author="Bisht, Aditya" w:date="2017-12-07T15:20:00Z">
        <w:r>
          <w:rPr>
            <w:rFonts w:ascii="Arial" w:hAnsi="Arial"/>
            <w:b/>
            <w:sz w:val="32"/>
            <w:szCs w:val="32"/>
          </w:rPr>
          <w:t>Configure resources on Amazon Web Services</w:t>
        </w:r>
      </w:ins>
    </w:p>
    <w:p w14:paraId="10BD50DA" w14:textId="77777777" w:rsidR="00F4725F" w:rsidRDefault="00F4725F">
      <w:pPr>
        <w:rPr>
          <w:ins w:id="9" w:author="Bisht, Aditya" w:date="2017-12-07T15:20:00Z"/>
          <w:rFonts w:ascii="Arial" w:hAnsi="Arial"/>
          <w:sz w:val="28"/>
        </w:rPr>
        <w:pPrChange w:id="10" w:author="Bisht, Aditya" w:date="2017-12-07T15:21:00Z">
          <w:pPr>
            <w:jc w:val="center"/>
          </w:pPr>
        </w:pPrChange>
      </w:pPr>
    </w:p>
    <w:p w14:paraId="524A8FD9" w14:textId="3230AA56" w:rsidR="00F4725F" w:rsidRPr="00F4725F" w:rsidRDefault="00F4725F" w:rsidP="00A475B3">
      <w:pPr>
        <w:jc w:val="center"/>
        <w:rPr>
          <w:ins w:id="11" w:author="Bisht, Aditya" w:date="2017-12-07T15:20:00Z"/>
          <w:rFonts w:ascii="Arial" w:hAnsi="Arial"/>
          <w:b/>
          <w:sz w:val="32"/>
          <w:szCs w:val="32"/>
          <w:rPrChange w:id="12" w:author="Bisht, Aditya" w:date="2017-12-07T15:21:00Z">
            <w:rPr>
              <w:ins w:id="13" w:author="Bisht, Aditya" w:date="2017-12-07T15:20:00Z"/>
              <w:rFonts w:ascii="Arial" w:hAnsi="Arial"/>
              <w:sz w:val="32"/>
              <w:szCs w:val="32"/>
            </w:rPr>
          </w:rPrChange>
        </w:rPr>
      </w:pPr>
      <w:ins w:id="14" w:author="Bisht, Aditya" w:date="2017-12-07T15:20:00Z">
        <w:r>
          <w:rPr>
            <w:rFonts w:ascii="Arial" w:hAnsi="Arial"/>
            <w:b/>
            <w:sz w:val="32"/>
            <w:szCs w:val="32"/>
          </w:rPr>
          <w:t>by</w:t>
        </w:r>
      </w:ins>
    </w:p>
    <w:p w14:paraId="117D5454" w14:textId="77777777" w:rsidR="00F4725F" w:rsidRDefault="00F4725F" w:rsidP="00F4725F">
      <w:pPr>
        <w:jc w:val="center"/>
        <w:rPr>
          <w:ins w:id="15" w:author="Bisht, Aditya" w:date="2017-12-07T15:20:00Z"/>
          <w:rFonts w:ascii="Arial" w:hAnsi="Arial"/>
          <w:sz w:val="32"/>
          <w:szCs w:val="32"/>
        </w:rPr>
      </w:pPr>
    </w:p>
    <w:p w14:paraId="1018E29A" w14:textId="77777777" w:rsidR="00F4725F" w:rsidRDefault="00F4725F" w:rsidP="00F4725F">
      <w:pPr>
        <w:jc w:val="center"/>
        <w:rPr>
          <w:ins w:id="16" w:author="Bisht, Aditya" w:date="2017-12-07T15:20:00Z"/>
          <w:rFonts w:ascii="Arial" w:hAnsi="Arial"/>
          <w:b/>
          <w:sz w:val="32"/>
          <w:szCs w:val="32"/>
        </w:rPr>
      </w:pPr>
      <w:ins w:id="17" w:author="Bisht, Aditya" w:date="2017-12-07T15:20:00Z">
        <w:r>
          <w:rPr>
            <w:rFonts w:ascii="Arial" w:hAnsi="Arial"/>
            <w:b/>
            <w:sz w:val="32"/>
            <w:szCs w:val="32"/>
          </w:rPr>
          <w:t>ADITYA BISHT</w:t>
        </w:r>
      </w:ins>
      <w:commentRangeEnd w:id="5"/>
      <w:ins w:id="18" w:author="Bisht, Aditya" w:date="2017-12-07T15:23:00Z">
        <w:r w:rsidR="00A475B3">
          <w:rPr>
            <w:rStyle w:val="CommentReference"/>
          </w:rPr>
          <w:commentReference w:id="5"/>
        </w:r>
      </w:ins>
    </w:p>
    <w:p w14:paraId="09DDF09B" w14:textId="77777777" w:rsidR="00F4725F" w:rsidRDefault="00F4725F" w:rsidP="00F4725F">
      <w:pPr>
        <w:jc w:val="center"/>
        <w:rPr>
          <w:ins w:id="19" w:author="Bisht, Aditya" w:date="2017-12-07T15:20:00Z"/>
          <w:rFonts w:ascii="Arial" w:hAnsi="Arial"/>
          <w:sz w:val="28"/>
        </w:rPr>
      </w:pPr>
    </w:p>
    <w:p w14:paraId="74D1E575" w14:textId="52D98C5B" w:rsidR="00F4725F" w:rsidRPr="00F4725F" w:rsidRDefault="00F4725F" w:rsidP="00F4725F">
      <w:pPr>
        <w:pStyle w:val="Heading1"/>
        <w:rPr>
          <w:ins w:id="20" w:author="Bisht, Aditya" w:date="2017-12-07T15:20:00Z"/>
          <w:rFonts w:ascii="Arial" w:hAnsi="Arial" w:cs="Arial"/>
          <w:b w:val="0"/>
          <w:color w:val="auto"/>
          <w:rPrChange w:id="21" w:author="Bisht, Aditya" w:date="2017-12-07T15:21:00Z">
            <w:rPr>
              <w:ins w:id="22" w:author="Bisht, Aditya" w:date="2017-12-07T15:20:00Z"/>
              <w:color w:val="000000"/>
            </w:rPr>
          </w:rPrChange>
        </w:rPr>
      </w:pPr>
      <w:ins w:id="23" w:author="Bisht, Aditya" w:date="2017-12-07T15:20:00Z">
        <w:r w:rsidRPr="00F4725F">
          <w:rPr>
            <w:rFonts w:ascii="Arial" w:hAnsi="Arial" w:cs="Arial"/>
            <w:b w:val="0"/>
            <w:color w:val="auto"/>
            <w:rPrChange w:id="24" w:author="Bisht, Aditya" w:date="2017-12-07T15:21:00Z">
              <w:rPr/>
            </w:rPrChange>
          </w:rPr>
          <w:t>Project submitted in partial fulfillment of the requirements for the</w:t>
        </w:r>
      </w:ins>
      <w:ins w:id="25" w:author="Bisht, Aditya" w:date="2017-12-07T15:21:00Z">
        <w:r>
          <w:rPr>
            <w:rFonts w:ascii="Arial" w:hAnsi="Arial" w:cs="Arial"/>
            <w:b w:val="0"/>
            <w:color w:val="auto"/>
          </w:rPr>
          <w:t xml:space="preserve"> </w:t>
        </w:r>
        <w:r w:rsidRPr="00A475B3">
          <w:rPr>
            <w:rFonts w:ascii="Arial" w:hAnsi="Arial" w:cs="Arial"/>
            <w:b w:val="0"/>
            <w:color w:val="auto"/>
          </w:rPr>
          <w:t>degree</w:t>
        </w:r>
      </w:ins>
      <w:ins w:id="26" w:author="Bisht, Aditya" w:date="2017-12-07T15:20:00Z">
        <w:r w:rsidRPr="00F4725F">
          <w:rPr>
            <w:rFonts w:ascii="Arial" w:hAnsi="Arial" w:cs="Arial"/>
            <w:b w:val="0"/>
            <w:color w:val="auto"/>
            <w:rPrChange w:id="27" w:author="Bisht, Aditya" w:date="2017-12-07T15:21:00Z">
              <w:rPr/>
            </w:rPrChange>
          </w:rPr>
          <w:t xml:space="preserve"> of Master of Science in </w:t>
        </w:r>
        <w:r w:rsidRPr="00F4725F">
          <w:rPr>
            <w:rFonts w:ascii="Arial" w:hAnsi="Arial" w:cs="Arial"/>
            <w:b w:val="0"/>
            <w:color w:val="auto"/>
            <w:rPrChange w:id="28" w:author="Bisht, Aditya" w:date="2017-12-07T15:21:00Z">
              <w:rPr>
                <w:color w:val="000000"/>
              </w:rPr>
            </w:rPrChange>
          </w:rPr>
          <w:t>Information Sciences and Technologies</w:t>
        </w:r>
      </w:ins>
    </w:p>
    <w:p w14:paraId="05F1563A" w14:textId="77777777" w:rsidR="00F4725F" w:rsidRDefault="00F4725F" w:rsidP="00F4725F">
      <w:pPr>
        <w:rPr>
          <w:ins w:id="29" w:author="Bisht, Aditya" w:date="2017-12-07T15:20:00Z"/>
          <w:rFonts w:ascii="Arial" w:hAnsi="Arial"/>
          <w:sz w:val="28"/>
        </w:rPr>
      </w:pPr>
    </w:p>
    <w:p w14:paraId="1685AFF6" w14:textId="77777777" w:rsidR="00F4725F" w:rsidRDefault="00F4725F" w:rsidP="00F4725F">
      <w:pPr>
        <w:jc w:val="center"/>
        <w:rPr>
          <w:ins w:id="30" w:author="Bisht, Aditya" w:date="2017-12-07T15:20:00Z"/>
          <w:rFonts w:ascii="Arial" w:hAnsi="Arial"/>
          <w:b/>
          <w:sz w:val="32"/>
        </w:rPr>
      </w:pPr>
      <w:ins w:id="31" w:author="Bisht, Aditya" w:date="2017-12-07T15:20:00Z">
        <w:r>
          <w:rPr>
            <w:rFonts w:ascii="Arial" w:hAnsi="Arial"/>
            <w:b/>
            <w:sz w:val="32"/>
          </w:rPr>
          <w:t>Rochester Institute of Technology</w:t>
        </w:r>
      </w:ins>
    </w:p>
    <w:p w14:paraId="21BC2F62" w14:textId="77777777" w:rsidR="00F4725F" w:rsidRDefault="00F4725F" w:rsidP="00F4725F">
      <w:pPr>
        <w:jc w:val="center"/>
        <w:rPr>
          <w:ins w:id="32" w:author="Bisht, Aditya" w:date="2017-12-07T15:20:00Z"/>
          <w:rFonts w:ascii="Arial" w:hAnsi="Arial"/>
          <w:b/>
          <w:sz w:val="32"/>
        </w:rPr>
      </w:pPr>
    </w:p>
    <w:p w14:paraId="4B729339" w14:textId="77777777" w:rsidR="00F4725F" w:rsidRDefault="00F4725F" w:rsidP="00F4725F">
      <w:pPr>
        <w:jc w:val="center"/>
        <w:rPr>
          <w:ins w:id="33" w:author="Bisht, Aditya" w:date="2017-12-07T15:20:00Z"/>
          <w:rFonts w:ascii="Arial" w:hAnsi="Arial"/>
          <w:b/>
          <w:sz w:val="32"/>
        </w:rPr>
      </w:pPr>
      <w:ins w:id="34" w:author="Bisht, Aditya" w:date="2017-12-07T15:20:00Z">
        <w:r>
          <w:rPr>
            <w:rFonts w:ascii="Arial" w:hAnsi="Arial"/>
            <w:b/>
            <w:sz w:val="32"/>
          </w:rPr>
          <w:t>B. Thomas Golisano College</w:t>
        </w:r>
      </w:ins>
    </w:p>
    <w:p w14:paraId="0586DCA2" w14:textId="77777777" w:rsidR="00F4725F" w:rsidRDefault="00F4725F" w:rsidP="00F4725F">
      <w:pPr>
        <w:jc w:val="center"/>
        <w:rPr>
          <w:ins w:id="35" w:author="Bisht, Aditya" w:date="2017-12-07T15:20:00Z"/>
          <w:rFonts w:ascii="Arial" w:hAnsi="Arial"/>
          <w:b/>
          <w:sz w:val="32"/>
        </w:rPr>
      </w:pPr>
      <w:ins w:id="36" w:author="Bisht, Aditya" w:date="2017-12-07T15:20:00Z">
        <w:r>
          <w:rPr>
            <w:rFonts w:ascii="Arial" w:hAnsi="Arial"/>
            <w:b/>
            <w:sz w:val="32"/>
          </w:rPr>
          <w:t>of</w:t>
        </w:r>
      </w:ins>
    </w:p>
    <w:p w14:paraId="21CAEE0C" w14:textId="77777777" w:rsidR="00F4725F" w:rsidRDefault="00F4725F" w:rsidP="00F4725F">
      <w:pPr>
        <w:jc w:val="center"/>
        <w:rPr>
          <w:ins w:id="37" w:author="Bisht, Aditya" w:date="2017-12-07T15:20:00Z"/>
          <w:rFonts w:ascii="Arial" w:hAnsi="Arial"/>
          <w:b/>
          <w:sz w:val="32"/>
        </w:rPr>
      </w:pPr>
      <w:ins w:id="38" w:author="Bisht, Aditya" w:date="2017-12-07T15:20:00Z">
        <w:r>
          <w:rPr>
            <w:rFonts w:ascii="Arial" w:hAnsi="Arial"/>
            <w:b/>
            <w:sz w:val="32"/>
          </w:rPr>
          <w:t>Computing and Information Sciences</w:t>
        </w:r>
      </w:ins>
    </w:p>
    <w:p w14:paraId="011B08DF" w14:textId="77777777" w:rsidR="00F4725F" w:rsidRDefault="00F4725F" w:rsidP="00F4725F">
      <w:pPr>
        <w:jc w:val="center"/>
        <w:rPr>
          <w:ins w:id="39" w:author="Bisht, Aditya" w:date="2017-12-07T15:20:00Z"/>
          <w:rFonts w:ascii="Arial" w:hAnsi="Arial"/>
          <w:sz w:val="24"/>
        </w:rPr>
      </w:pPr>
    </w:p>
    <w:p w14:paraId="05300392" w14:textId="77777777" w:rsidR="00F4725F" w:rsidRDefault="00F4725F" w:rsidP="00F4725F">
      <w:pPr>
        <w:jc w:val="center"/>
        <w:rPr>
          <w:ins w:id="40" w:author="Bisht, Aditya" w:date="2017-12-07T15:20:00Z"/>
          <w:rFonts w:ascii="Arial" w:hAnsi="Arial"/>
          <w:b/>
          <w:sz w:val="32"/>
          <w:szCs w:val="32"/>
        </w:rPr>
      </w:pPr>
      <w:ins w:id="41" w:author="Bisht, Aditya" w:date="2017-12-07T15:20:00Z">
        <w:r>
          <w:rPr>
            <w:rFonts w:ascii="Arial" w:hAnsi="Arial"/>
            <w:b/>
            <w:sz w:val="32"/>
            <w:szCs w:val="32"/>
          </w:rPr>
          <w:t>Department of Information Sciences and Technologies</w:t>
        </w:r>
      </w:ins>
    </w:p>
    <w:p w14:paraId="1E05A021" w14:textId="77777777" w:rsidR="00F4725F" w:rsidRDefault="00F4725F" w:rsidP="00F4725F">
      <w:pPr>
        <w:jc w:val="center"/>
        <w:rPr>
          <w:ins w:id="42" w:author="Bisht, Aditya" w:date="2017-12-07T15:20:00Z"/>
          <w:rFonts w:ascii="Arial" w:hAnsi="Arial"/>
          <w:sz w:val="24"/>
          <w:szCs w:val="20"/>
        </w:rPr>
      </w:pPr>
    </w:p>
    <w:p w14:paraId="58DCD7C7" w14:textId="77777777" w:rsidR="00F4725F" w:rsidRDefault="00F4725F" w:rsidP="00F4725F">
      <w:pPr>
        <w:jc w:val="center"/>
        <w:rPr>
          <w:ins w:id="43" w:author="Bisht, Aditya" w:date="2017-12-07T15:20:00Z"/>
          <w:rFonts w:ascii="Arial" w:hAnsi="Arial"/>
          <w:sz w:val="24"/>
        </w:rPr>
      </w:pPr>
    </w:p>
    <w:p w14:paraId="16659178" w14:textId="2DC8CF4B" w:rsidR="004458BE" w:rsidRPr="00F95312" w:rsidRDefault="00F4725F">
      <w:pPr>
        <w:pStyle w:val="Heading1"/>
        <w:jc w:val="center"/>
        <w:rPr>
          <w:ins w:id="44" w:author="Bisht, Aditya" w:date="2017-12-07T15:20:00Z"/>
        </w:rPr>
        <w:pPrChange w:id="45" w:author="Bisht, Aditya" w:date="2017-12-07T15:24:00Z">
          <w:pPr/>
        </w:pPrChange>
      </w:pPr>
      <w:ins w:id="46" w:author="Bisht, Aditya" w:date="2017-12-07T15:20:00Z">
        <w:r w:rsidRPr="00F4725F">
          <w:rPr>
            <w:b w:val="0"/>
            <w:color w:val="000000"/>
            <w:rPrChange w:id="47" w:author="Bisht, Aditya" w:date="2017-12-07T15:22:00Z">
              <w:rPr>
                <w:b/>
              </w:rPr>
            </w:rPrChange>
          </w:rPr>
          <w:t>12/7/2017</w:t>
        </w:r>
      </w:ins>
    </w:p>
    <w:p w14:paraId="2C9E49AA" w14:textId="6494F633" w:rsidR="00C50400" w:rsidRPr="009432B9" w:rsidDel="00F4725F" w:rsidRDefault="00C50400" w:rsidP="00F4725F">
      <w:pPr>
        <w:widowControl w:val="0"/>
        <w:spacing w:after="0" w:line="360" w:lineRule="auto"/>
        <w:jc w:val="both"/>
        <w:rPr>
          <w:del w:id="48" w:author="Bisht, Aditya" w:date="2017-12-07T15:20:00Z"/>
          <w:rFonts w:ascii="Arial" w:eastAsia="Arial" w:hAnsi="Arial" w:cs="Arial"/>
          <w:color w:val="000000" w:themeColor="text1"/>
          <w:sz w:val="24"/>
          <w:szCs w:val="24"/>
        </w:rPr>
      </w:pPr>
    </w:p>
    <w:tbl>
      <w:tblPr>
        <w:tblStyle w:val="a"/>
        <w:tblW w:w="9576" w:type="dxa"/>
        <w:jc w:val="center"/>
        <w:tblLayout w:type="fixed"/>
        <w:tblLook w:val="0400" w:firstRow="0" w:lastRow="0" w:firstColumn="0" w:lastColumn="0" w:noHBand="0" w:noVBand="1"/>
      </w:tblPr>
      <w:tblGrid>
        <w:gridCol w:w="9576"/>
      </w:tblGrid>
      <w:tr w:rsidR="009432B9" w:rsidRPr="009432B9" w:rsidDel="00F4725F" w14:paraId="7F35C94D" w14:textId="797A8C51">
        <w:trPr>
          <w:trHeight w:val="2880"/>
          <w:jc w:val="center"/>
          <w:del w:id="49" w:author="Bisht, Aditya" w:date="2017-12-07T15:20:00Z"/>
        </w:trPr>
        <w:tc>
          <w:tcPr>
            <w:tcW w:w="9576" w:type="dxa"/>
          </w:tcPr>
          <w:p w14:paraId="4F7CBB99" w14:textId="41B5E0B6" w:rsidR="00C50400" w:rsidRPr="009432B9" w:rsidDel="00F4725F" w:rsidRDefault="00C50400" w:rsidP="00F4725F">
            <w:pPr>
              <w:widowControl w:val="0"/>
              <w:spacing w:after="0" w:line="360" w:lineRule="auto"/>
              <w:jc w:val="both"/>
              <w:rPr>
                <w:del w:id="50" w:author="Bisht, Aditya" w:date="2017-12-07T15:20:00Z"/>
                <w:rFonts w:ascii="Arial" w:eastAsia="Times New Roman" w:hAnsi="Arial" w:cs="Arial"/>
                <w:b/>
                <w:color w:val="000000" w:themeColor="text1"/>
                <w:sz w:val="24"/>
                <w:szCs w:val="24"/>
              </w:rPr>
            </w:pPr>
          </w:p>
        </w:tc>
      </w:tr>
      <w:tr w:rsidR="009432B9" w:rsidRPr="009432B9" w:rsidDel="00F4725F" w14:paraId="72E6DE8C" w14:textId="12C1106D">
        <w:trPr>
          <w:trHeight w:val="1440"/>
          <w:jc w:val="center"/>
          <w:del w:id="51" w:author="Bisht, Aditya" w:date="2017-12-07T15:20:00Z"/>
        </w:trPr>
        <w:tc>
          <w:tcPr>
            <w:tcW w:w="9576" w:type="dxa"/>
            <w:tcBorders>
              <w:bottom w:val="single" w:sz="4" w:space="0" w:color="4F81BD"/>
            </w:tcBorders>
            <w:vAlign w:val="center"/>
          </w:tcPr>
          <w:p w14:paraId="4D787E51" w14:textId="7BA82545" w:rsidR="00C50400" w:rsidRPr="002D3BC0" w:rsidDel="00F4725F" w:rsidRDefault="007C32DA" w:rsidP="00F4725F">
            <w:pPr>
              <w:widowControl w:val="0"/>
              <w:spacing w:after="0" w:line="360" w:lineRule="auto"/>
              <w:jc w:val="both"/>
              <w:rPr>
                <w:del w:id="52" w:author="Bisht, Aditya" w:date="2017-12-07T15:20:00Z"/>
                <w:rFonts w:ascii="Arial" w:eastAsia="Times New Roman" w:hAnsi="Arial" w:cs="Arial"/>
                <w:b/>
                <w:color w:val="000000" w:themeColor="text1"/>
                <w:sz w:val="36"/>
                <w:szCs w:val="36"/>
              </w:rPr>
            </w:pPr>
            <w:del w:id="53" w:author="Bisht, Aditya" w:date="2017-12-07T15:20:00Z">
              <w:r w:rsidRPr="002D3BC0" w:rsidDel="00F4725F">
                <w:rPr>
                  <w:rFonts w:ascii="Arial" w:eastAsia="Times New Roman" w:hAnsi="Arial" w:cs="Arial"/>
                  <w:b/>
                  <w:color w:val="000000" w:themeColor="text1"/>
                  <w:sz w:val="36"/>
                  <w:szCs w:val="36"/>
                </w:rPr>
                <w:delText>Infrastructure as Code:</w:delText>
              </w:r>
            </w:del>
          </w:p>
          <w:p w14:paraId="2292C045" w14:textId="3BE67270" w:rsidR="00C50400" w:rsidRPr="002D3BC0" w:rsidDel="00F4725F" w:rsidRDefault="007C32DA" w:rsidP="00F4725F">
            <w:pPr>
              <w:widowControl w:val="0"/>
              <w:spacing w:after="0" w:line="360" w:lineRule="auto"/>
              <w:jc w:val="both"/>
              <w:rPr>
                <w:del w:id="54" w:author="Bisht, Aditya" w:date="2017-12-07T15:20:00Z"/>
                <w:rFonts w:ascii="Arial" w:eastAsia="Times New Roman" w:hAnsi="Arial" w:cs="Arial"/>
                <w:b/>
                <w:color w:val="000000" w:themeColor="text1"/>
                <w:sz w:val="36"/>
                <w:szCs w:val="36"/>
              </w:rPr>
            </w:pPr>
            <w:del w:id="55" w:author="Bisht, Aditya" w:date="2017-12-07T15:20:00Z">
              <w:r w:rsidRPr="002D3BC0" w:rsidDel="00F4725F">
                <w:rPr>
                  <w:rFonts w:ascii="Arial" w:eastAsia="Times New Roman" w:hAnsi="Arial" w:cs="Arial"/>
                  <w:b/>
                  <w:color w:val="000000" w:themeColor="text1"/>
                  <w:sz w:val="36"/>
                  <w:szCs w:val="36"/>
                </w:rPr>
                <w:delText>DevOps approach to deploy and configure resources on Amazon Web Services</w:delText>
              </w:r>
            </w:del>
          </w:p>
        </w:tc>
      </w:tr>
      <w:tr w:rsidR="009432B9" w:rsidRPr="009432B9" w:rsidDel="00F4725F" w14:paraId="48B7A3E4" w14:textId="71059919">
        <w:trPr>
          <w:trHeight w:val="720"/>
          <w:jc w:val="center"/>
          <w:del w:id="56" w:author="Bisht, Aditya" w:date="2017-12-07T15:20:00Z"/>
        </w:trPr>
        <w:tc>
          <w:tcPr>
            <w:tcW w:w="9576" w:type="dxa"/>
            <w:tcBorders>
              <w:top w:val="single" w:sz="4" w:space="0" w:color="4F81BD"/>
            </w:tcBorders>
            <w:vAlign w:val="center"/>
          </w:tcPr>
          <w:p w14:paraId="1DF485A4" w14:textId="58813CC8" w:rsidR="00C50400" w:rsidRPr="002D3BC0" w:rsidDel="00F4725F" w:rsidRDefault="007C32DA" w:rsidP="00F4725F">
            <w:pPr>
              <w:widowControl w:val="0"/>
              <w:spacing w:after="0" w:line="360" w:lineRule="auto"/>
              <w:jc w:val="both"/>
              <w:rPr>
                <w:del w:id="57" w:author="Bisht, Aditya" w:date="2017-12-07T15:20:00Z"/>
                <w:rFonts w:ascii="Arial" w:eastAsia="Times New Roman" w:hAnsi="Arial" w:cs="Arial"/>
                <w:b/>
                <w:color w:val="000000" w:themeColor="text1"/>
                <w:sz w:val="36"/>
                <w:szCs w:val="36"/>
              </w:rPr>
            </w:pPr>
            <w:del w:id="58" w:author="Bisht, Aditya" w:date="2017-12-07T15:20:00Z">
              <w:r w:rsidRPr="002D3BC0" w:rsidDel="00F4725F">
                <w:rPr>
                  <w:rFonts w:ascii="Arial" w:eastAsia="Times New Roman" w:hAnsi="Arial" w:cs="Arial"/>
                  <w:b/>
                  <w:color w:val="000000" w:themeColor="text1"/>
                  <w:sz w:val="36"/>
                  <w:szCs w:val="36"/>
                </w:rPr>
                <w:delText xml:space="preserve">Capstone </w:delText>
              </w:r>
              <w:r w:rsidR="009432B9" w:rsidRPr="002D3BC0" w:rsidDel="00F4725F">
                <w:rPr>
                  <w:rFonts w:ascii="Arial" w:eastAsia="Times New Roman" w:hAnsi="Arial" w:cs="Arial"/>
                  <w:b/>
                  <w:color w:val="000000" w:themeColor="text1"/>
                  <w:sz w:val="36"/>
                  <w:szCs w:val="36"/>
                </w:rPr>
                <w:delText>Report</w:delText>
              </w:r>
            </w:del>
          </w:p>
        </w:tc>
      </w:tr>
      <w:tr w:rsidR="009432B9" w:rsidRPr="009432B9" w:rsidDel="00F4725F" w14:paraId="4124A097" w14:textId="7134F99C">
        <w:trPr>
          <w:trHeight w:val="360"/>
          <w:jc w:val="center"/>
          <w:del w:id="59" w:author="Bisht, Aditya" w:date="2017-12-07T15:20:00Z"/>
        </w:trPr>
        <w:tc>
          <w:tcPr>
            <w:tcW w:w="9576" w:type="dxa"/>
            <w:vAlign w:val="center"/>
          </w:tcPr>
          <w:p w14:paraId="48174E53" w14:textId="7ECF491E" w:rsidR="00C50400" w:rsidRPr="002D3BC0" w:rsidDel="00F4725F" w:rsidRDefault="00C50400" w:rsidP="00F4725F">
            <w:pPr>
              <w:widowControl w:val="0"/>
              <w:spacing w:after="0" w:line="360" w:lineRule="auto"/>
              <w:jc w:val="both"/>
              <w:rPr>
                <w:del w:id="60" w:author="Bisht, Aditya" w:date="2017-12-07T15:20:00Z"/>
                <w:rFonts w:ascii="Arial" w:eastAsia="Times New Roman" w:hAnsi="Arial" w:cs="Arial"/>
                <w:b/>
                <w:color w:val="000000" w:themeColor="text1"/>
                <w:sz w:val="36"/>
                <w:szCs w:val="36"/>
              </w:rPr>
            </w:pPr>
          </w:p>
        </w:tc>
      </w:tr>
      <w:tr w:rsidR="009432B9" w:rsidRPr="009432B9" w:rsidDel="00F4725F" w14:paraId="4C6A006E" w14:textId="31660D7C">
        <w:trPr>
          <w:trHeight w:val="360"/>
          <w:jc w:val="center"/>
          <w:del w:id="61" w:author="Bisht, Aditya" w:date="2017-12-07T15:20:00Z"/>
        </w:trPr>
        <w:tc>
          <w:tcPr>
            <w:tcW w:w="9576" w:type="dxa"/>
            <w:vAlign w:val="center"/>
          </w:tcPr>
          <w:p w14:paraId="3531A3E9" w14:textId="1F62EE8B" w:rsidR="00C50400" w:rsidRPr="002D3BC0" w:rsidDel="00F4725F" w:rsidRDefault="007C32DA" w:rsidP="00F4725F">
            <w:pPr>
              <w:widowControl w:val="0"/>
              <w:spacing w:after="0" w:line="360" w:lineRule="auto"/>
              <w:jc w:val="both"/>
              <w:rPr>
                <w:del w:id="62" w:author="Bisht, Aditya" w:date="2017-12-07T15:20:00Z"/>
                <w:rFonts w:ascii="Arial" w:eastAsia="Times New Roman" w:hAnsi="Arial" w:cs="Arial"/>
                <w:b/>
                <w:color w:val="000000" w:themeColor="text1"/>
                <w:sz w:val="36"/>
                <w:szCs w:val="36"/>
              </w:rPr>
            </w:pPr>
            <w:del w:id="63" w:author="Bisht, Aditya" w:date="2017-12-07T15:20:00Z">
              <w:r w:rsidRPr="002D3BC0" w:rsidDel="00F4725F">
                <w:rPr>
                  <w:rFonts w:ascii="Arial" w:eastAsia="Times New Roman" w:hAnsi="Arial" w:cs="Arial"/>
                  <w:b/>
                  <w:color w:val="000000" w:themeColor="text1"/>
                  <w:sz w:val="36"/>
                  <w:szCs w:val="36"/>
                </w:rPr>
                <w:delText>Aditya Bisht</w:delText>
              </w:r>
            </w:del>
          </w:p>
        </w:tc>
      </w:tr>
      <w:tr w:rsidR="009432B9" w:rsidRPr="009432B9" w:rsidDel="00F4725F" w14:paraId="0F60DA05" w14:textId="623BEA07">
        <w:trPr>
          <w:trHeight w:val="360"/>
          <w:jc w:val="center"/>
          <w:del w:id="64" w:author="Bisht, Aditya" w:date="2017-12-07T15:20:00Z"/>
        </w:trPr>
        <w:tc>
          <w:tcPr>
            <w:tcW w:w="9576" w:type="dxa"/>
            <w:vAlign w:val="center"/>
          </w:tcPr>
          <w:p w14:paraId="199F4D30" w14:textId="6D75FB70" w:rsidR="00C50400" w:rsidRPr="002D3BC0" w:rsidDel="00F4725F" w:rsidRDefault="007C32DA" w:rsidP="00F4725F">
            <w:pPr>
              <w:widowControl w:val="0"/>
              <w:spacing w:after="0" w:line="360" w:lineRule="auto"/>
              <w:jc w:val="both"/>
              <w:rPr>
                <w:del w:id="65" w:author="Bisht, Aditya" w:date="2017-12-07T15:20:00Z"/>
                <w:rFonts w:ascii="Arial" w:eastAsia="Times New Roman" w:hAnsi="Arial" w:cs="Arial"/>
                <w:b/>
                <w:color w:val="000000" w:themeColor="text1"/>
                <w:sz w:val="36"/>
                <w:szCs w:val="36"/>
              </w:rPr>
            </w:pPr>
            <w:del w:id="66" w:author="Bisht, Aditya" w:date="2017-12-07T15:20:00Z">
              <w:r w:rsidRPr="002D3BC0" w:rsidDel="00F4725F">
                <w:rPr>
                  <w:rFonts w:ascii="Arial" w:eastAsia="Times New Roman" w:hAnsi="Arial" w:cs="Arial"/>
                  <w:b/>
                  <w:color w:val="000000" w:themeColor="text1"/>
                  <w:sz w:val="36"/>
                  <w:szCs w:val="36"/>
                </w:rPr>
                <w:delText>11/</w:delText>
              </w:r>
              <w:r w:rsidR="009432B9" w:rsidRPr="002D3BC0" w:rsidDel="00F4725F">
                <w:rPr>
                  <w:rFonts w:ascii="Arial" w:eastAsia="Times New Roman" w:hAnsi="Arial" w:cs="Arial"/>
                  <w:b/>
                  <w:color w:val="000000" w:themeColor="text1"/>
                  <w:sz w:val="36"/>
                  <w:szCs w:val="36"/>
                </w:rPr>
                <w:delText>20</w:delText>
              </w:r>
              <w:r w:rsidRPr="002D3BC0" w:rsidDel="00F4725F">
                <w:rPr>
                  <w:rFonts w:ascii="Arial" w:eastAsia="Times New Roman" w:hAnsi="Arial" w:cs="Arial"/>
                  <w:b/>
                  <w:color w:val="000000" w:themeColor="text1"/>
                  <w:sz w:val="36"/>
                  <w:szCs w:val="36"/>
                </w:rPr>
                <w:delText>/2017</w:delText>
              </w:r>
            </w:del>
          </w:p>
        </w:tc>
      </w:tr>
    </w:tbl>
    <w:p w14:paraId="1198B268" w14:textId="2F8DEF94" w:rsidR="00C50400" w:rsidRPr="009432B9" w:rsidDel="00F4725F" w:rsidRDefault="00C50400" w:rsidP="00F4725F">
      <w:pPr>
        <w:widowControl w:val="0"/>
        <w:spacing w:after="0" w:line="360" w:lineRule="auto"/>
        <w:jc w:val="both"/>
        <w:rPr>
          <w:del w:id="67" w:author="Bisht, Aditya" w:date="2017-12-07T15:20:00Z"/>
          <w:rFonts w:ascii="Arial" w:eastAsia="Times New Roman" w:hAnsi="Arial" w:cs="Arial"/>
          <w:b/>
          <w:color w:val="000000" w:themeColor="text1"/>
          <w:sz w:val="24"/>
          <w:szCs w:val="24"/>
        </w:rPr>
      </w:pPr>
    </w:p>
    <w:p w14:paraId="2A01094A" w14:textId="732CBCDB" w:rsidR="00C50400" w:rsidRPr="009432B9" w:rsidDel="00F4725F" w:rsidRDefault="00C50400" w:rsidP="00F4725F">
      <w:pPr>
        <w:widowControl w:val="0"/>
        <w:spacing w:after="0" w:line="360" w:lineRule="auto"/>
        <w:jc w:val="both"/>
        <w:rPr>
          <w:del w:id="68" w:author="Bisht, Aditya" w:date="2017-12-07T15:20:00Z"/>
          <w:rFonts w:ascii="Arial" w:eastAsia="Times New Roman" w:hAnsi="Arial" w:cs="Arial"/>
          <w:b/>
          <w:color w:val="000000" w:themeColor="text1"/>
          <w:sz w:val="24"/>
          <w:szCs w:val="24"/>
        </w:rPr>
      </w:pPr>
    </w:p>
    <w:p w14:paraId="04CE16A1" w14:textId="16561153" w:rsidR="00C50400" w:rsidRPr="009432B9" w:rsidDel="00F4725F" w:rsidRDefault="00C50400" w:rsidP="00F4725F">
      <w:pPr>
        <w:widowControl w:val="0"/>
        <w:spacing w:after="0" w:line="360" w:lineRule="auto"/>
        <w:jc w:val="both"/>
        <w:rPr>
          <w:del w:id="69" w:author="Bisht, Aditya" w:date="2017-12-07T15:20:00Z"/>
          <w:rFonts w:ascii="Arial" w:eastAsia="Times New Roman" w:hAnsi="Arial" w:cs="Arial"/>
          <w:b/>
          <w:color w:val="000000" w:themeColor="text1"/>
          <w:sz w:val="24"/>
          <w:szCs w:val="24"/>
        </w:rPr>
      </w:pPr>
      <w:bookmarkStart w:id="70" w:name="_hgll3awe5ldm" w:colFirst="0" w:colLast="0"/>
      <w:bookmarkEnd w:id="70"/>
    </w:p>
    <w:p w14:paraId="7146E18C" w14:textId="7EE3690D" w:rsidR="00C50400" w:rsidRPr="009432B9" w:rsidDel="00F4725F" w:rsidRDefault="00C50400" w:rsidP="00F4725F">
      <w:pPr>
        <w:widowControl w:val="0"/>
        <w:spacing w:after="0" w:line="360" w:lineRule="auto"/>
        <w:jc w:val="both"/>
        <w:rPr>
          <w:del w:id="71" w:author="Bisht, Aditya" w:date="2017-12-07T15:20:00Z"/>
          <w:rFonts w:ascii="Arial" w:eastAsia="Times New Roman" w:hAnsi="Arial" w:cs="Arial"/>
          <w:b/>
          <w:color w:val="000000" w:themeColor="text1"/>
          <w:sz w:val="24"/>
          <w:szCs w:val="24"/>
        </w:rPr>
      </w:pPr>
      <w:bookmarkStart w:id="72" w:name="_5b4kmr39fusb" w:colFirst="0" w:colLast="0"/>
      <w:bookmarkEnd w:id="72"/>
    </w:p>
    <w:p w14:paraId="4747A781" w14:textId="754217FF" w:rsidR="00C50400" w:rsidDel="00F4725F" w:rsidRDefault="00C50400" w:rsidP="00F4725F">
      <w:pPr>
        <w:widowControl w:val="0"/>
        <w:spacing w:after="0" w:line="360" w:lineRule="auto"/>
        <w:jc w:val="both"/>
        <w:rPr>
          <w:ins w:id="73" w:author="Aditya" w:date="2017-12-01T05:14:00Z"/>
          <w:del w:id="74" w:author="Bisht, Aditya" w:date="2017-12-07T15:20:00Z"/>
          <w:rFonts w:ascii="Arial" w:eastAsia="Times New Roman" w:hAnsi="Arial" w:cs="Arial"/>
          <w:b/>
          <w:color w:val="000000" w:themeColor="text1"/>
          <w:sz w:val="24"/>
          <w:szCs w:val="24"/>
        </w:rPr>
      </w:pPr>
      <w:bookmarkStart w:id="75" w:name="_anj3561otjsf" w:colFirst="0" w:colLast="0"/>
      <w:bookmarkEnd w:id="75"/>
    </w:p>
    <w:p w14:paraId="14A0F47F" w14:textId="039F90A5" w:rsidR="00C23170" w:rsidDel="00F4725F" w:rsidRDefault="00C23170" w:rsidP="00F4725F">
      <w:pPr>
        <w:widowControl w:val="0"/>
        <w:spacing w:after="0" w:line="360" w:lineRule="auto"/>
        <w:jc w:val="both"/>
        <w:rPr>
          <w:ins w:id="76" w:author="Aditya" w:date="2017-12-01T05:14:00Z"/>
          <w:del w:id="77" w:author="Bisht, Aditya" w:date="2017-12-07T15:20:00Z"/>
          <w:rFonts w:ascii="Arial" w:eastAsia="Times New Roman" w:hAnsi="Arial" w:cs="Arial"/>
          <w:b/>
          <w:color w:val="000000" w:themeColor="text1"/>
          <w:sz w:val="24"/>
          <w:szCs w:val="24"/>
        </w:rPr>
      </w:pPr>
    </w:p>
    <w:p w14:paraId="0E54CAB4" w14:textId="1B7CB8ED" w:rsidR="00C23170" w:rsidRPr="009432B9" w:rsidDel="00F4725F" w:rsidRDefault="00C23170" w:rsidP="00F4725F">
      <w:pPr>
        <w:widowControl w:val="0"/>
        <w:spacing w:after="0" w:line="360" w:lineRule="auto"/>
        <w:jc w:val="both"/>
        <w:rPr>
          <w:del w:id="78" w:author="Bisht, Aditya" w:date="2017-12-07T15:20:00Z"/>
          <w:rFonts w:ascii="Arial" w:eastAsia="Times New Roman" w:hAnsi="Arial" w:cs="Arial"/>
          <w:b/>
          <w:color w:val="000000" w:themeColor="text1"/>
          <w:sz w:val="24"/>
          <w:szCs w:val="24"/>
        </w:rPr>
      </w:pPr>
    </w:p>
    <w:p w14:paraId="22F1CC38" w14:textId="77777777" w:rsidR="00C50400" w:rsidRPr="009432B9" w:rsidRDefault="00C50400" w:rsidP="00F4725F">
      <w:pPr>
        <w:widowControl w:val="0"/>
        <w:spacing w:after="0" w:line="360" w:lineRule="auto"/>
        <w:jc w:val="both"/>
        <w:rPr>
          <w:rFonts w:ascii="Arial" w:eastAsia="Times New Roman" w:hAnsi="Arial" w:cs="Arial"/>
          <w:b/>
          <w:color w:val="000000" w:themeColor="text1"/>
          <w:sz w:val="24"/>
          <w:szCs w:val="24"/>
        </w:rPr>
      </w:pPr>
      <w:bookmarkStart w:id="79" w:name="_gf5iy3fj9c7j" w:colFirst="0" w:colLast="0"/>
      <w:bookmarkEnd w:id="79"/>
    </w:p>
    <w:p w14:paraId="31343758" w14:textId="6CD7CDCA" w:rsidR="00C50400" w:rsidDel="004C19F9" w:rsidRDefault="00C50400" w:rsidP="004D469C">
      <w:pPr>
        <w:spacing w:line="360" w:lineRule="auto"/>
        <w:jc w:val="both"/>
        <w:rPr>
          <w:del w:id="80" w:author="Aditya" w:date="2017-12-01T04:53:00Z"/>
          <w:rFonts w:ascii="Arial" w:eastAsia="Arial" w:hAnsi="Arial" w:cs="Arial"/>
          <w:b/>
          <w:color w:val="000000" w:themeColor="text1"/>
          <w:sz w:val="24"/>
          <w:szCs w:val="24"/>
        </w:rPr>
      </w:pPr>
      <w:bookmarkStart w:id="81" w:name="_bqxi9w5wuay8" w:colFirst="0" w:colLast="0"/>
      <w:bookmarkEnd w:id="81"/>
    </w:p>
    <w:p w14:paraId="3B3BEAE2" w14:textId="77777777" w:rsidR="004130E8" w:rsidDel="004C19F9" w:rsidRDefault="004130E8" w:rsidP="004D469C">
      <w:pPr>
        <w:spacing w:line="360" w:lineRule="auto"/>
        <w:jc w:val="both"/>
        <w:rPr>
          <w:del w:id="82" w:author="Aditya" w:date="2017-12-01T04:53:00Z"/>
          <w:rFonts w:ascii="Arial" w:eastAsia="Times New Roman" w:hAnsi="Arial" w:cs="Arial"/>
          <w:b/>
          <w:color w:val="000000" w:themeColor="text1"/>
          <w:sz w:val="24"/>
          <w:szCs w:val="24"/>
        </w:rPr>
      </w:pPr>
    </w:p>
    <w:p w14:paraId="04AEB79F" w14:textId="77777777" w:rsidR="004130E8" w:rsidDel="004C19F9" w:rsidRDefault="004130E8" w:rsidP="004D469C">
      <w:pPr>
        <w:spacing w:line="360" w:lineRule="auto"/>
        <w:jc w:val="both"/>
        <w:rPr>
          <w:del w:id="83" w:author="Aditya" w:date="2017-12-01T04:53:00Z"/>
          <w:rFonts w:ascii="Arial" w:eastAsia="Times New Roman" w:hAnsi="Arial" w:cs="Arial"/>
          <w:b/>
          <w:color w:val="000000" w:themeColor="text1"/>
          <w:sz w:val="24"/>
          <w:szCs w:val="24"/>
        </w:rPr>
      </w:pPr>
    </w:p>
    <w:p w14:paraId="3DC7083B" w14:textId="77777777" w:rsidR="004130E8" w:rsidRPr="009432B9" w:rsidDel="004C19F9" w:rsidRDefault="004130E8" w:rsidP="004D469C">
      <w:pPr>
        <w:spacing w:line="360" w:lineRule="auto"/>
        <w:jc w:val="both"/>
        <w:rPr>
          <w:del w:id="84" w:author="Aditya" w:date="2017-12-01T04:53:00Z"/>
          <w:rFonts w:ascii="Arial" w:eastAsia="Times New Roman" w:hAnsi="Arial" w:cs="Arial"/>
          <w:b/>
          <w:color w:val="000000" w:themeColor="text1"/>
          <w:sz w:val="24"/>
          <w:szCs w:val="24"/>
        </w:rPr>
      </w:pPr>
    </w:p>
    <w:p w14:paraId="1793A57D" w14:textId="77777777" w:rsidR="00C50400" w:rsidRPr="009432B9" w:rsidRDefault="007C32DA" w:rsidP="004D469C">
      <w:pPr>
        <w:spacing w:line="360" w:lineRule="auto"/>
        <w:jc w:val="both"/>
        <w:rPr>
          <w:rFonts w:ascii="Arial" w:eastAsia="Arial" w:hAnsi="Arial" w:cs="Arial"/>
          <w:b/>
          <w:color w:val="000000" w:themeColor="text1"/>
          <w:sz w:val="24"/>
          <w:szCs w:val="24"/>
        </w:rPr>
      </w:pPr>
      <w:bookmarkStart w:id="85" w:name="_m4abc726jbgz" w:colFirst="0" w:colLast="0"/>
      <w:bookmarkEnd w:id="85"/>
      <w:r w:rsidRPr="009432B9">
        <w:rPr>
          <w:rFonts w:ascii="Arial" w:eastAsia="Arial" w:hAnsi="Arial" w:cs="Arial"/>
          <w:b/>
          <w:color w:val="000000" w:themeColor="text1"/>
          <w:sz w:val="24"/>
          <w:szCs w:val="24"/>
        </w:rPr>
        <w:t>Abstract</w:t>
      </w:r>
    </w:p>
    <w:p w14:paraId="16406F06" w14:textId="22E4E3F0" w:rsidR="00C50400" w:rsidRDefault="007C32DA" w:rsidP="00C23170">
      <w:pPr>
        <w:spacing w:after="0" w:line="360" w:lineRule="auto"/>
        <w:jc w:val="both"/>
        <w:rPr>
          <w:ins w:id="86" w:author="Aditya" w:date="2017-12-01T05:15:00Z"/>
          <w:rFonts w:ascii="Arial" w:eastAsia="Arial" w:hAnsi="Arial" w:cs="Arial"/>
          <w:color w:val="000000" w:themeColor="text1"/>
          <w:sz w:val="24"/>
          <w:szCs w:val="24"/>
        </w:rPr>
      </w:pPr>
      <w:r w:rsidRPr="001B1261">
        <w:rPr>
          <w:rFonts w:ascii="Arial" w:eastAsia="Arial" w:hAnsi="Arial" w:cs="Arial"/>
          <w:color w:val="000000" w:themeColor="text1"/>
          <w:sz w:val="24"/>
          <w:szCs w:val="24"/>
        </w:rPr>
        <w:t xml:space="preserve">“The enabling idea of </w:t>
      </w:r>
      <w:bookmarkStart w:id="87" w:name="_Hlk499867574"/>
      <w:r w:rsidRPr="001B1261">
        <w:rPr>
          <w:rFonts w:ascii="Arial" w:eastAsia="Arial" w:hAnsi="Arial" w:cs="Arial"/>
          <w:color w:val="000000" w:themeColor="text1"/>
          <w:sz w:val="24"/>
          <w:szCs w:val="24"/>
        </w:rPr>
        <w:t xml:space="preserve">infrastructure as code </w:t>
      </w:r>
      <w:bookmarkEnd w:id="87"/>
      <w:r w:rsidRPr="001B1261">
        <w:rPr>
          <w:rFonts w:ascii="Arial" w:eastAsia="Arial" w:hAnsi="Arial" w:cs="Arial"/>
          <w:color w:val="000000" w:themeColor="text1"/>
          <w:sz w:val="24"/>
          <w:szCs w:val="24"/>
        </w:rPr>
        <w:t>that the systems and devices which are used t</w:t>
      </w:r>
      <w:r w:rsidRPr="00504593">
        <w:rPr>
          <w:rFonts w:ascii="Arial" w:eastAsia="Arial" w:hAnsi="Arial" w:cs="Arial"/>
          <w:color w:val="000000" w:themeColor="text1"/>
          <w:sz w:val="24"/>
          <w:szCs w:val="24"/>
        </w:rPr>
        <w:t>o run software can treated as if they themselves are s</w:t>
      </w:r>
      <w:r w:rsidR="009C6953" w:rsidRPr="00504593">
        <w:rPr>
          <w:rFonts w:ascii="Arial" w:eastAsia="Arial" w:hAnsi="Arial" w:cs="Arial"/>
          <w:color w:val="000000" w:themeColor="text1"/>
          <w:sz w:val="24"/>
          <w:szCs w:val="24"/>
        </w:rPr>
        <w:t>o</w:t>
      </w:r>
      <w:r w:rsidRPr="00504593">
        <w:rPr>
          <w:rFonts w:ascii="Arial" w:eastAsia="Arial" w:hAnsi="Arial" w:cs="Arial"/>
          <w:color w:val="000000" w:themeColor="text1"/>
          <w:sz w:val="24"/>
          <w:szCs w:val="24"/>
        </w:rPr>
        <w:t xml:space="preserve">ftware” – </w:t>
      </w:r>
      <w:del w:id="88" w:author="Aditya" w:date="2017-11-29T19:26:00Z">
        <w:r w:rsidRPr="00504593" w:rsidDel="009C6953">
          <w:rPr>
            <w:rFonts w:ascii="Arial" w:eastAsia="Arial" w:hAnsi="Arial" w:cs="Arial"/>
            <w:color w:val="000000" w:themeColor="text1"/>
            <w:sz w:val="24"/>
            <w:szCs w:val="24"/>
          </w:rPr>
          <w:delText xml:space="preserve">Kief </w:delText>
        </w:r>
      </w:del>
      <w:ins w:id="89" w:author="Aditya" w:date="2017-11-29T19:26:00Z">
        <w:r w:rsidR="009C6953" w:rsidRPr="00504593">
          <w:rPr>
            <w:rFonts w:ascii="Arial" w:eastAsia="Arial" w:hAnsi="Arial" w:cs="Arial"/>
            <w:color w:val="000000" w:themeColor="text1"/>
            <w:sz w:val="24"/>
            <w:szCs w:val="24"/>
          </w:rPr>
          <w:t>Kief</w:t>
        </w:r>
        <w:r w:rsidR="009C6953" w:rsidRPr="00C23170">
          <w:rPr>
            <w:rFonts w:ascii="Arial" w:eastAsia="Arial" w:hAnsi="Arial" w:cs="Arial"/>
            <w:color w:val="000000" w:themeColor="text1"/>
            <w:sz w:val="24"/>
            <w:szCs w:val="24"/>
          </w:rPr>
          <w:t xml:space="preserve"> </w:t>
        </w:r>
      </w:ins>
      <w:r w:rsidRPr="00C23170">
        <w:rPr>
          <w:rFonts w:ascii="Arial" w:eastAsia="Arial" w:hAnsi="Arial" w:cs="Arial"/>
          <w:color w:val="000000" w:themeColor="text1"/>
          <w:sz w:val="24"/>
          <w:szCs w:val="24"/>
        </w:rPr>
        <w:t>Morris, Cloud Evangelist</w:t>
      </w:r>
      <w:ins w:id="90" w:author="Aditya" w:date="2017-12-01T05:15:00Z">
        <w:r w:rsidR="00C23170">
          <w:rPr>
            <w:rFonts w:ascii="Arial" w:eastAsia="Arial" w:hAnsi="Arial" w:cs="Arial"/>
            <w:color w:val="000000" w:themeColor="text1"/>
            <w:sz w:val="24"/>
            <w:szCs w:val="24"/>
          </w:rPr>
          <w:t>.</w:t>
        </w:r>
      </w:ins>
    </w:p>
    <w:p w14:paraId="42092543" w14:textId="77777777" w:rsidR="00C23170" w:rsidRPr="001B1261" w:rsidRDefault="00C23170" w:rsidP="001B1261">
      <w:pPr>
        <w:spacing w:after="0" w:line="360" w:lineRule="auto"/>
        <w:jc w:val="both"/>
        <w:rPr>
          <w:rFonts w:ascii="Arial" w:eastAsia="Arial" w:hAnsi="Arial" w:cs="Arial"/>
          <w:color w:val="000000" w:themeColor="text1"/>
          <w:sz w:val="24"/>
          <w:szCs w:val="24"/>
        </w:rPr>
      </w:pPr>
    </w:p>
    <w:p w14:paraId="40EFFF03" w14:textId="1E59673D" w:rsidR="00C50400" w:rsidRPr="00C23170" w:rsidRDefault="007C32DA" w:rsidP="00504593">
      <w:pPr>
        <w:shd w:val="clear" w:color="auto" w:fill="FFFFFF"/>
        <w:spacing w:after="0" w:line="360" w:lineRule="auto"/>
        <w:jc w:val="both"/>
        <w:rPr>
          <w:rFonts w:ascii="Arial" w:eastAsia="Arial" w:hAnsi="Arial" w:cs="Arial"/>
          <w:color w:val="000000" w:themeColor="text1"/>
          <w:sz w:val="24"/>
          <w:szCs w:val="24"/>
        </w:rPr>
      </w:pPr>
      <w:bookmarkStart w:id="91" w:name="_ool7hcu01aen" w:colFirst="0" w:colLast="0"/>
      <w:bookmarkStart w:id="92" w:name="_90qkjfit9p1w" w:colFirst="0" w:colLast="0"/>
      <w:bookmarkEnd w:id="91"/>
      <w:bookmarkEnd w:id="92"/>
      <w:r w:rsidRPr="00504593">
        <w:rPr>
          <w:rFonts w:ascii="Arial" w:eastAsia="Arial" w:hAnsi="Arial" w:cs="Arial"/>
          <w:color w:val="000000" w:themeColor="text1"/>
          <w:sz w:val="24"/>
          <w:szCs w:val="24"/>
        </w:rPr>
        <w:t>Imagine a development project where the</w:t>
      </w:r>
      <w:r w:rsidR="00BF3403" w:rsidRPr="00504593">
        <w:rPr>
          <w:rFonts w:ascii="Arial" w:eastAsia="Arial" w:hAnsi="Arial" w:cs="Arial"/>
          <w:color w:val="000000" w:themeColor="text1"/>
          <w:sz w:val="24"/>
          <w:szCs w:val="24"/>
        </w:rPr>
        <w:t xml:space="preserve"> student </w:t>
      </w:r>
      <w:r w:rsidRPr="00504593">
        <w:rPr>
          <w:rFonts w:ascii="Arial" w:eastAsia="Arial" w:hAnsi="Arial" w:cs="Arial"/>
          <w:color w:val="000000" w:themeColor="text1"/>
          <w:sz w:val="24"/>
          <w:szCs w:val="24"/>
        </w:rPr>
        <w:t xml:space="preserve">developer </w:t>
      </w:r>
      <w:del w:id="93" w:author="Aditya" w:date="2017-12-01T04:56:00Z">
        <w:r w:rsidRPr="00504593" w:rsidDel="00FF3635">
          <w:rPr>
            <w:rFonts w:ascii="Arial" w:eastAsia="Arial" w:hAnsi="Arial" w:cs="Arial"/>
            <w:color w:val="000000" w:themeColor="text1"/>
            <w:sz w:val="24"/>
            <w:szCs w:val="24"/>
          </w:rPr>
          <w:delText>him/herself</w:delText>
        </w:r>
      </w:del>
      <w:ins w:id="94" w:author="Aditya" w:date="2017-12-01T04:56:00Z">
        <w:r w:rsidR="00FF3635" w:rsidRPr="00504593">
          <w:rPr>
            <w:rFonts w:ascii="Arial" w:eastAsia="Arial" w:hAnsi="Arial" w:cs="Arial"/>
            <w:color w:val="000000" w:themeColor="text1"/>
            <w:sz w:val="24"/>
            <w:szCs w:val="24"/>
          </w:rPr>
          <w:t>themselves are</w:t>
        </w:r>
      </w:ins>
      <w:r w:rsidRPr="00C23170">
        <w:rPr>
          <w:rFonts w:ascii="Arial" w:eastAsia="Arial" w:hAnsi="Arial" w:cs="Arial"/>
          <w:color w:val="000000" w:themeColor="text1"/>
          <w:sz w:val="24"/>
          <w:szCs w:val="24"/>
        </w:rPr>
        <w:t xml:space="preserve"> </w:t>
      </w:r>
      <w:del w:id="95" w:author="Aditya" w:date="2017-12-01T04:56:00Z">
        <w:r w:rsidRPr="00C23170" w:rsidDel="00FF3635">
          <w:rPr>
            <w:rFonts w:ascii="Arial" w:eastAsia="Arial" w:hAnsi="Arial" w:cs="Arial"/>
            <w:color w:val="000000" w:themeColor="text1"/>
            <w:sz w:val="24"/>
            <w:szCs w:val="24"/>
          </w:rPr>
          <w:delText xml:space="preserve">is </w:delText>
        </w:r>
      </w:del>
      <w:r w:rsidRPr="00C23170">
        <w:rPr>
          <w:rFonts w:ascii="Arial" w:eastAsia="Arial" w:hAnsi="Arial" w:cs="Arial"/>
          <w:color w:val="000000" w:themeColor="text1"/>
          <w:sz w:val="24"/>
          <w:szCs w:val="24"/>
        </w:rPr>
        <w:t xml:space="preserve">coding the required infrastructure over a public cloud hosting service like Amazon Web Services to successfully host the project and iteratively changing the infrastructure </w:t>
      </w:r>
      <w:r w:rsidR="00BF3403" w:rsidRPr="00C23170">
        <w:rPr>
          <w:rFonts w:ascii="Arial" w:eastAsia="Arial" w:hAnsi="Arial" w:cs="Arial"/>
          <w:color w:val="000000" w:themeColor="text1"/>
          <w:sz w:val="24"/>
          <w:szCs w:val="24"/>
        </w:rPr>
        <w:t>as per the project requirements.</w:t>
      </w:r>
    </w:p>
    <w:p w14:paraId="0396A899" w14:textId="77777777" w:rsidR="00C23170" w:rsidRDefault="00C23170" w:rsidP="00C23170">
      <w:pPr>
        <w:spacing w:line="360" w:lineRule="auto"/>
        <w:jc w:val="both"/>
        <w:rPr>
          <w:ins w:id="96" w:author="Aditya" w:date="2017-12-01T05:15:00Z"/>
          <w:rFonts w:ascii="Arial" w:hAnsi="Arial" w:cs="Arial"/>
          <w:sz w:val="24"/>
          <w:szCs w:val="24"/>
        </w:rPr>
      </w:pPr>
      <w:bookmarkStart w:id="97" w:name="_41l9iprzgx29" w:colFirst="0" w:colLast="0"/>
      <w:bookmarkStart w:id="98" w:name="_hmo6h3afcwq7" w:colFirst="0" w:colLast="0"/>
      <w:bookmarkEnd w:id="97"/>
      <w:bookmarkEnd w:id="98"/>
    </w:p>
    <w:p w14:paraId="615FAA49" w14:textId="42B3B795" w:rsidR="00C23170" w:rsidRPr="00C23170" w:rsidRDefault="00C23170">
      <w:pPr>
        <w:spacing w:line="360" w:lineRule="auto"/>
        <w:jc w:val="both"/>
        <w:rPr>
          <w:ins w:id="99" w:author="Aditya" w:date="2017-12-01T05:14:00Z"/>
          <w:rFonts w:ascii="Arial" w:hAnsi="Arial" w:cs="Arial"/>
          <w:sz w:val="24"/>
          <w:szCs w:val="24"/>
          <w:rPrChange w:id="100" w:author="Aditya" w:date="2017-12-01T05:14:00Z">
            <w:rPr>
              <w:ins w:id="101" w:author="Aditya" w:date="2017-12-01T05:14:00Z"/>
            </w:rPr>
          </w:rPrChange>
        </w:rPr>
        <w:pPrChange w:id="102" w:author="Aditya" w:date="2017-12-01T05:15:00Z">
          <w:pPr/>
        </w:pPrChange>
      </w:pPr>
      <w:ins w:id="103" w:author="Aditya" w:date="2017-12-01T05:14:00Z">
        <w:r w:rsidRPr="00C23170">
          <w:rPr>
            <w:rFonts w:ascii="Arial" w:hAnsi="Arial" w:cs="Arial"/>
            <w:sz w:val="24"/>
            <w:szCs w:val="24"/>
            <w:rPrChange w:id="104" w:author="Aditya" w:date="2017-12-01T05:14:00Z">
              <w:rPr/>
            </w:rPrChange>
          </w:rPr>
          <w:t xml:space="preserve">The project implements </w:t>
        </w:r>
      </w:ins>
      <w:ins w:id="105" w:author="Aditya" w:date="2017-12-01T05:15:00Z">
        <w:r>
          <w:rPr>
            <w:rFonts w:ascii="Arial" w:eastAsia="Arial" w:hAnsi="Arial" w:cs="Arial"/>
            <w:color w:val="000000" w:themeColor="text1"/>
            <w:sz w:val="24"/>
            <w:szCs w:val="24"/>
          </w:rPr>
          <w:t>I</w:t>
        </w:r>
      </w:ins>
      <w:ins w:id="106" w:author="Aditya" w:date="2017-12-01T05:14:00Z">
        <w:r w:rsidRPr="001B1261">
          <w:rPr>
            <w:rFonts w:ascii="Arial" w:eastAsia="Arial" w:hAnsi="Arial" w:cs="Arial"/>
            <w:color w:val="000000" w:themeColor="text1"/>
            <w:sz w:val="24"/>
            <w:szCs w:val="24"/>
          </w:rPr>
          <w:t xml:space="preserve">nfrastructure as </w:t>
        </w:r>
      </w:ins>
      <w:ins w:id="107" w:author="Aditya" w:date="2017-12-01T05:15:00Z">
        <w:r>
          <w:rPr>
            <w:rFonts w:ascii="Arial" w:eastAsia="Arial" w:hAnsi="Arial" w:cs="Arial"/>
            <w:color w:val="000000" w:themeColor="text1"/>
            <w:sz w:val="24"/>
            <w:szCs w:val="24"/>
          </w:rPr>
          <w:t>C</w:t>
        </w:r>
      </w:ins>
      <w:ins w:id="108" w:author="Aditya" w:date="2017-12-01T05:14:00Z">
        <w:r w:rsidRPr="001B1261">
          <w:rPr>
            <w:rFonts w:ascii="Arial" w:eastAsia="Arial" w:hAnsi="Arial" w:cs="Arial"/>
            <w:color w:val="000000" w:themeColor="text1"/>
            <w:sz w:val="24"/>
            <w:szCs w:val="24"/>
          </w:rPr>
          <w:t xml:space="preserve">ode using DevOps approach to configure </w:t>
        </w:r>
        <w:r w:rsidRPr="00504593">
          <w:rPr>
            <w:rFonts w:ascii="Arial" w:eastAsia="Arial" w:hAnsi="Arial" w:cs="Arial"/>
            <w:color w:val="000000" w:themeColor="text1"/>
            <w:sz w:val="24"/>
            <w:szCs w:val="24"/>
          </w:rPr>
          <w:t>and de</w:t>
        </w:r>
        <w:r w:rsidRPr="00C23170">
          <w:rPr>
            <w:rFonts w:ascii="Arial" w:eastAsia="Arial" w:hAnsi="Arial" w:cs="Arial"/>
            <w:color w:val="000000" w:themeColor="text1"/>
            <w:sz w:val="24"/>
            <w:szCs w:val="24"/>
          </w:rPr>
          <w:t>ploy various resources over Amazon Web Services. The infrastructure needed to successfully host a WordPress Website like an Apache Server, MySQL Database instance, PHP and Linux environment is coded using software engineering concepts like modularity and reusability using open source tools like Terraform and Ansible.</w:t>
        </w:r>
      </w:ins>
    </w:p>
    <w:p w14:paraId="5216FB04" w14:textId="4626920C" w:rsidR="00C50400" w:rsidRPr="009432B9" w:rsidDel="00C23170" w:rsidRDefault="007C32DA" w:rsidP="004D469C">
      <w:pPr>
        <w:shd w:val="clear" w:color="auto" w:fill="FFFFFF"/>
        <w:spacing w:after="0" w:line="360" w:lineRule="auto"/>
        <w:jc w:val="both"/>
        <w:rPr>
          <w:del w:id="109" w:author="Aditya" w:date="2017-12-01T05:14:00Z"/>
          <w:rFonts w:ascii="Arial" w:eastAsia="Arial" w:hAnsi="Arial" w:cs="Arial"/>
          <w:color w:val="000000" w:themeColor="text1"/>
          <w:sz w:val="24"/>
          <w:szCs w:val="24"/>
        </w:rPr>
      </w:pPr>
      <w:del w:id="110" w:author="Aditya" w:date="2017-12-01T05:14:00Z">
        <w:r w:rsidRPr="009432B9" w:rsidDel="00C23170">
          <w:rPr>
            <w:rFonts w:ascii="Arial" w:eastAsia="Arial" w:hAnsi="Arial" w:cs="Arial"/>
            <w:color w:val="000000" w:themeColor="text1"/>
            <w:sz w:val="24"/>
            <w:szCs w:val="24"/>
          </w:rPr>
          <w:delText>In my capstone project, I have stimulated a development scenario where</w:delText>
        </w:r>
        <w:r w:rsidR="00B07FD8" w:rsidDel="00C23170">
          <w:rPr>
            <w:rFonts w:ascii="Arial" w:eastAsia="Arial" w:hAnsi="Arial" w:cs="Arial"/>
            <w:color w:val="000000" w:themeColor="text1"/>
            <w:sz w:val="24"/>
            <w:szCs w:val="24"/>
          </w:rPr>
          <w:delText xml:space="preserve"> 2</w:delText>
        </w:r>
        <w:r w:rsidRPr="009432B9" w:rsidDel="00C23170">
          <w:rPr>
            <w:rFonts w:ascii="Arial" w:eastAsia="Arial" w:hAnsi="Arial" w:cs="Arial"/>
            <w:color w:val="000000" w:themeColor="text1"/>
            <w:sz w:val="24"/>
            <w:szCs w:val="24"/>
          </w:rPr>
          <w:delText xml:space="preserve"> </w:delText>
        </w:r>
        <w:r w:rsidR="00BF3403" w:rsidDel="00C23170">
          <w:rPr>
            <w:rFonts w:ascii="Arial" w:eastAsia="Arial" w:hAnsi="Arial" w:cs="Arial"/>
            <w:color w:val="000000" w:themeColor="text1"/>
            <w:sz w:val="24"/>
            <w:szCs w:val="24"/>
          </w:rPr>
          <w:delText xml:space="preserve">student </w:delText>
        </w:r>
        <w:r w:rsidRPr="009432B9" w:rsidDel="00C23170">
          <w:rPr>
            <w:rFonts w:ascii="Arial" w:eastAsia="Arial" w:hAnsi="Arial" w:cs="Arial"/>
            <w:color w:val="000000" w:themeColor="text1"/>
            <w:sz w:val="24"/>
            <w:szCs w:val="24"/>
          </w:rPr>
          <w:delText xml:space="preserve">developers using Agile Software Development methodology </w:delText>
        </w:r>
      </w:del>
      <w:del w:id="111" w:author="Aditya" w:date="2017-12-01T03:09:00Z">
        <w:r w:rsidRPr="009432B9" w:rsidDel="00053613">
          <w:rPr>
            <w:rFonts w:ascii="Arial" w:eastAsia="Arial" w:hAnsi="Arial" w:cs="Arial"/>
            <w:color w:val="000000" w:themeColor="text1"/>
            <w:sz w:val="24"/>
            <w:szCs w:val="24"/>
          </w:rPr>
          <w:delText xml:space="preserve">will </w:delText>
        </w:r>
      </w:del>
      <w:del w:id="112" w:author="Aditya" w:date="2017-12-01T05:14:00Z">
        <w:r w:rsidRPr="009432B9" w:rsidDel="00C23170">
          <w:rPr>
            <w:rFonts w:ascii="Arial" w:eastAsia="Arial" w:hAnsi="Arial" w:cs="Arial"/>
            <w:color w:val="000000" w:themeColor="text1"/>
            <w:sz w:val="24"/>
            <w:szCs w:val="24"/>
          </w:rPr>
          <w:delText>code the required infrastructure using Terraform Sc</w:delText>
        </w:r>
        <w:r w:rsidR="002D3BC0" w:rsidDel="00C23170">
          <w:rPr>
            <w:rFonts w:ascii="Arial" w:eastAsia="Arial" w:hAnsi="Arial" w:cs="Arial"/>
            <w:color w:val="000000" w:themeColor="text1"/>
            <w:sz w:val="24"/>
            <w:szCs w:val="24"/>
          </w:rPr>
          <w:delText>ripts for building</w:delText>
        </w:r>
        <w:r w:rsidR="00B07FD8" w:rsidDel="00C23170">
          <w:rPr>
            <w:rFonts w:ascii="Arial" w:eastAsia="Arial" w:hAnsi="Arial" w:cs="Arial"/>
            <w:color w:val="000000" w:themeColor="text1"/>
            <w:sz w:val="24"/>
            <w:szCs w:val="24"/>
          </w:rPr>
          <w:delText xml:space="preserve">, </w:delText>
        </w:r>
        <w:r w:rsidRPr="009432B9" w:rsidDel="00C23170">
          <w:rPr>
            <w:rFonts w:ascii="Arial" w:eastAsia="Arial" w:hAnsi="Arial" w:cs="Arial"/>
            <w:color w:val="000000" w:themeColor="text1"/>
            <w:sz w:val="24"/>
            <w:szCs w:val="24"/>
          </w:rPr>
          <w:delText xml:space="preserve">versioning </w:delText>
        </w:r>
        <w:r w:rsidR="002D3BC0" w:rsidDel="00C23170">
          <w:rPr>
            <w:rFonts w:ascii="Arial" w:eastAsia="Arial" w:hAnsi="Arial" w:cs="Arial"/>
            <w:color w:val="000000" w:themeColor="text1"/>
            <w:sz w:val="24"/>
            <w:szCs w:val="24"/>
          </w:rPr>
          <w:delText xml:space="preserve">and destroying the </w:delText>
        </w:r>
        <w:r w:rsidRPr="009432B9" w:rsidDel="00C23170">
          <w:rPr>
            <w:rFonts w:ascii="Arial" w:eastAsia="Arial" w:hAnsi="Arial" w:cs="Arial"/>
            <w:color w:val="000000" w:themeColor="text1"/>
            <w:sz w:val="24"/>
            <w:szCs w:val="24"/>
          </w:rPr>
          <w:delText xml:space="preserve">infrastructure </w:delText>
        </w:r>
        <w:r w:rsidR="002D3BC0" w:rsidDel="00C23170">
          <w:rPr>
            <w:rFonts w:ascii="Arial" w:eastAsia="Arial" w:hAnsi="Arial" w:cs="Arial"/>
            <w:color w:val="000000" w:themeColor="text1"/>
            <w:sz w:val="24"/>
            <w:szCs w:val="24"/>
          </w:rPr>
          <w:delText xml:space="preserve">over Amazon Web Services </w:delText>
        </w:r>
        <w:r w:rsidRPr="009432B9" w:rsidDel="00C23170">
          <w:rPr>
            <w:rFonts w:ascii="Arial" w:eastAsia="Arial" w:hAnsi="Arial" w:cs="Arial"/>
            <w:color w:val="000000" w:themeColor="text1"/>
            <w:sz w:val="24"/>
            <w:szCs w:val="24"/>
          </w:rPr>
          <w:delText>and Ansible scripts called playbooks to deploy various resources like Apache Server, MySQL database on Amazon RDS instance.</w:delText>
        </w:r>
      </w:del>
    </w:p>
    <w:p w14:paraId="56A8BBFE" w14:textId="32BFF378" w:rsidR="00C50400" w:rsidRPr="009432B9" w:rsidDel="00C23170" w:rsidRDefault="007C32DA" w:rsidP="004D469C">
      <w:pPr>
        <w:shd w:val="clear" w:color="auto" w:fill="FFFFFF"/>
        <w:spacing w:after="0" w:line="360" w:lineRule="auto"/>
        <w:jc w:val="both"/>
        <w:rPr>
          <w:del w:id="113" w:author="Aditya" w:date="2017-12-01T05:14:00Z"/>
          <w:rFonts w:ascii="Arial" w:eastAsia="Arial" w:hAnsi="Arial" w:cs="Arial"/>
          <w:color w:val="000000" w:themeColor="text1"/>
          <w:sz w:val="24"/>
          <w:szCs w:val="24"/>
        </w:rPr>
      </w:pPr>
      <w:bookmarkStart w:id="114" w:name="_z53u8qa0jdna" w:colFirst="0" w:colLast="0"/>
      <w:bookmarkStart w:id="115" w:name="_efogxzkxteiv" w:colFirst="0" w:colLast="0"/>
      <w:bookmarkEnd w:id="114"/>
      <w:bookmarkEnd w:id="115"/>
      <w:commentRangeStart w:id="116"/>
      <w:del w:id="117" w:author="Aditya" w:date="2017-12-01T05:14:00Z">
        <w:r w:rsidRPr="009432B9" w:rsidDel="00C23170">
          <w:rPr>
            <w:rFonts w:ascii="Arial" w:eastAsia="Arial" w:hAnsi="Arial" w:cs="Arial"/>
            <w:color w:val="000000" w:themeColor="text1"/>
            <w:sz w:val="24"/>
            <w:szCs w:val="24"/>
          </w:rPr>
          <w:delText xml:space="preserve">The objective of the project is demonstrate that developers can incorporate DevOps methodology for implementing Infrastructure as Code to not only </w:delText>
        </w:r>
        <w:r w:rsidRPr="009432B9" w:rsidDel="00C23170">
          <w:rPr>
            <w:rFonts w:ascii="Arial" w:eastAsia="Arial" w:hAnsi="Arial" w:cs="Arial"/>
            <w:color w:val="000000" w:themeColor="text1"/>
            <w:sz w:val="24"/>
            <w:szCs w:val="24"/>
            <w:highlight w:val="white"/>
          </w:rPr>
          <w:delText>develop their applications with varying specifications but can also script the desirable infrastructure that the app</w:delText>
        </w:r>
        <w:r w:rsidR="00B07FD8" w:rsidDel="00C23170">
          <w:rPr>
            <w:rFonts w:ascii="Arial" w:eastAsia="Arial" w:hAnsi="Arial" w:cs="Arial"/>
            <w:color w:val="000000" w:themeColor="text1"/>
            <w:sz w:val="24"/>
            <w:szCs w:val="24"/>
            <w:highlight w:val="white"/>
          </w:rPr>
          <w:delText>lication runs on over any public cloud hosting service.</w:delText>
        </w:r>
        <w:commentRangeEnd w:id="116"/>
        <w:r w:rsidR="005B1CEE" w:rsidDel="00C23170">
          <w:rPr>
            <w:rStyle w:val="CommentReference"/>
          </w:rPr>
          <w:commentReference w:id="116"/>
        </w:r>
      </w:del>
    </w:p>
    <w:p w14:paraId="2240DC90" w14:textId="77777777" w:rsidR="00C50400" w:rsidRPr="009432B9" w:rsidRDefault="00C50400" w:rsidP="004D469C">
      <w:pPr>
        <w:shd w:val="clear" w:color="auto" w:fill="FFFFFF"/>
        <w:spacing w:after="0" w:line="360" w:lineRule="auto"/>
        <w:jc w:val="both"/>
        <w:rPr>
          <w:rFonts w:ascii="Arial" w:eastAsia="Arial" w:hAnsi="Arial" w:cs="Arial"/>
          <w:color w:val="000000" w:themeColor="text1"/>
          <w:sz w:val="24"/>
          <w:szCs w:val="24"/>
        </w:rPr>
      </w:pPr>
      <w:bookmarkStart w:id="118" w:name="_cilbc4xkumup" w:colFirst="0" w:colLast="0"/>
      <w:bookmarkEnd w:id="118"/>
    </w:p>
    <w:p w14:paraId="2D5A3942" w14:textId="640BAF66" w:rsidR="00C50400" w:rsidRPr="009432B9" w:rsidRDefault="009432B9" w:rsidP="004D469C">
      <w:pPr>
        <w:shd w:val="clear" w:color="auto" w:fill="FFFFFF"/>
        <w:spacing w:after="0" w:line="360" w:lineRule="auto"/>
        <w:jc w:val="both"/>
        <w:rPr>
          <w:rFonts w:ascii="Arial" w:eastAsia="Arial" w:hAnsi="Arial" w:cs="Arial"/>
          <w:color w:val="000000" w:themeColor="text1"/>
          <w:sz w:val="24"/>
          <w:szCs w:val="24"/>
        </w:rPr>
      </w:pPr>
      <w:bookmarkStart w:id="119" w:name="_bqta0npkg4g4" w:colFirst="0" w:colLast="0"/>
      <w:bookmarkEnd w:id="119"/>
      <w:r w:rsidRPr="009432B9">
        <w:rPr>
          <w:rFonts w:ascii="Arial" w:eastAsia="Arial" w:hAnsi="Arial" w:cs="Arial"/>
          <w:b/>
          <w:color w:val="000000" w:themeColor="text1"/>
          <w:sz w:val="24"/>
          <w:szCs w:val="24"/>
        </w:rPr>
        <w:t>Keywords</w:t>
      </w:r>
      <w:r w:rsidR="007C32DA" w:rsidRPr="009432B9">
        <w:rPr>
          <w:rFonts w:ascii="Arial" w:eastAsia="Arial" w:hAnsi="Arial" w:cs="Arial"/>
          <w:color w:val="000000" w:themeColor="text1"/>
          <w:sz w:val="24"/>
          <w:szCs w:val="24"/>
        </w:rPr>
        <w:t>: Infrastructure as Code, DevOps Methodology</w:t>
      </w:r>
      <w:del w:id="120" w:author="Aditya" w:date="2017-12-01T05:16:00Z">
        <w:r w:rsidR="007C32DA" w:rsidRPr="009432B9" w:rsidDel="00C23170">
          <w:rPr>
            <w:rFonts w:ascii="Arial" w:eastAsia="Arial" w:hAnsi="Arial" w:cs="Arial"/>
            <w:color w:val="000000" w:themeColor="text1"/>
            <w:sz w:val="24"/>
            <w:szCs w:val="24"/>
          </w:rPr>
          <w:delText>, Agile Software Development M</w:delText>
        </w:r>
        <w:r w:rsidR="00504E0C" w:rsidDel="00C23170">
          <w:rPr>
            <w:rFonts w:ascii="Arial" w:eastAsia="Arial" w:hAnsi="Arial" w:cs="Arial"/>
            <w:color w:val="000000" w:themeColor="text1"/>
            <w:sz w:val="24"/>
            <w:szCs w:val="24"/>
          </w:rPr>
          <w:delText>ethodology</w:delText>
        </w:r>
      </w:del>
      <w:r w:rsidR="00504E0C">
        <w:rPr>
          <w:rFonts w:ascii="Arial" w:eastAsia="Arial" w:hAnsi="Arial" w:cs="Arial"/>
          <w:color w:val="000000" w:themeColor="text1"/>
          <w:sz w:val="24"/>
          <w:szCs w:val="24"/>
        </w:rPr>
        <w:t xml:space="preserve">, Amazon Web Services, Terraform and </w:t>
      </w:r>
      <w:del w:id="121" w:author="Aditya" w:date="2017-12-01T05:16:00Z">
        <w:r w:rsidR="00504E0C" w:rsidDel="00C23170">
          <w:rPr>
            <w:rFonts w:ascii="Arial" w:eastAsia="Arial" w:hAnsi="Arial" w:cs="Arial"/>
            <w:color w:val="000000" w:themeColor="text1"/>
            <w:sz w:val="24"/>
            <w:szCs w:val="24"/>
          </w:rPr>
          <w:delText>Jenkins</w:delText>
        </w:r>
      </w:del>
      <w:ins w:id="122" w:author="Aditya" w:date="2017-12-01T05:16:00Z">
        <w:r w:rsidR="00C23170">
          <w:rPr>
            <w:rFonts w:ascii="Arial" w:eastAsia="Arial" w:hAnsi="Arial" w:cs="Arial"/>
            <w:color w:val="000000" w:themeColor="text1"/>
            <w:sz w:val="24"/>
            <w:szCs w:val="24"/>
          </w:rPr>
          <w:t>Ansible</w:t>
        </w:r>
      </w:ins>
      <w:r w:rsidR="00504E0C">
        <w:rPr>
          <w:rFonts w:ascii="Arial" w:eastAsia="Arial" w:hAnsi="Arial" w:cs="Arial"/>
          <w:color w:val="000000" w:themeColor="text1"/>
          <w:sz w:val="24"/>
          <w:szCs w:val="24"/>
        </w:rPr>
        <w:t>.</w:t>
      </w:r>
    </w:p>
    <w:p w14:paraId="7953749C" w14:textId="77777777" w:rsidR="00C50400" w:rsidRPr="009432B9" w:rsidRDefault="007C32DA" w:rsidP="004D469C">
      <w:pPr>
        <w:shd w:val="clear" w:color="auto" w:fill="FFFFFF"/>
        <w:spacing w:after="0" w:line="360" w:lineRule="auto"/>
        <w:jc w:val="both"/>
        <w:rPr>
          <w:rFonts w:ascii="Arial" w:eastAsia="Arial" w:hAnsi="Arial" w:cs="Arial"/>
          <w:color w:val="000000" w:themeColor="text1"/>
          <w:sz w:val="24"/>
          <w:szCs w:val="24"/>
        </w:rPr>
      </w:pPr>
      <w:r w:rsidRPr="009432B9">
        <w:rPr>
          <w:rFonts w:ascii="Arial" w:eastAsia="Arial" w:hAnsi="Arial" w:cs="Arial"/>
          <w:color w:val="000000" w:themeColor="text1"/>
          <w:sz w:val="24"/>
          <w:szCs w:val="24"/>
        </w:rPr>
        <w:t xml:space="preserve"> </w:t>
      </w:r>
    </w:p>
    <w:p w14:paraId="11AD8A7F" w14:textId="77777777" w:rsidR="00C50400" w:rsidRPr="009432B9" w:rsidRDefault="00C50400" w:rsidP="004D469C">
      <w:pPr>
        <w:spacing w:line="360" w:lineRule="auto"/>
        <w:jc w:val="both"/>
        <w:rPr>
          <w:rFonts w:ascii="Arial" w:eastAsia="Times New Roman" w:hAnsi="Arial" w:cs="Arial"/>
          <w:b/>
          <w:color w:val="000000" w:themeColor="text1"/>
          <w:sz w:val="24"/>
          <w:szCs w:val="24"/>
        </w:rPr>
      </w:pPr>
      <w:bookmarkStart w:id="123" w:name="_s9l9c0j7ogkx" w:colFirst="0" w:colLast="0"/>
      <w:bookmarkEnd w:id="123"/>
    </w:p>
    <w:p w14:paraId="49A6ED7F" w14:textId="3A1F3D82" w:rsidR="00C50400" w:rsidRDefault="00C50400" w:rsidP="004D469C">
      <w:pPr>
        <w:spacing w:line="360" w:lineRule="auto"/>
        <w:jc w:val="both"/>
        <w:rPr>
          <w:ins w:id="124" w:author="Aditya" w:date="2017-12-01T05:14:00Z"/>
          <w:rFonts w:ascii="Arial" w:eastAsia="Times New Roman" w:hAnsi="Arial" w:cs="Arial"/>
          <w:b/>
          <w:color w:val="000000" w:themeColor="text1"/>
          <w:sz w:val="24"/>
          <w:szCs w:val="24"/>
        </w:rPr>
      </w:pPr>
      <w:bookmarkStart w:id="125" w:name="_vmnq46a815cr" w:colFirst="0" w:colLast="0"/>
      <w:bookmarkEnd w:id="125"/>
    </w:p>
    <w:p w14:paraId="5B8765CA" w14:textId="3868ED04" w:rsidR="00C23170" w:rsidRDefault="00C23170" w:rsidP="004D469C">
      <w:pPr>
        <w:spacing w:line="360" w:lineRule="auto"/>
        <w:jc w:val="both"/>
        <w:rPr>
          <w:ins w:id="126" w:author="Aditya" w:date="2017-12-01T05:14:00Z"/>
          <w:rFonts w:ascii="Arial" w:eastAsia="Times New Roman" w:hAnsi="Arial" w:cs="Arial"/>
          <w:b/>
          <w:color w:val="000000" w:themeColor="text1"/>
          <w:sz w:val="24"/>
          <w:szCs w:val="24"/>
        </w:rPr>
      </w:pPr>
    </w:p>
    <w:p w14:paraId="2C59888C" w14:textId="56CEAAC0" w:rsidR="00C23170" w:rsidRDefault="00C23170" w:rsidP="004D469C">
      <w:pPr>
        <w:spacing w:line="360" w:lineRule="auto"/>
        <w:jc w:val="both"/>
        <w:rPr>
          <w:ins w:id="127" w:author="Aditya" w:date="2017-12-01T05:14:00Z"/>
          <w:rFonts w:ascii="Arial" w:eastAsia="Times New Roman" w:hAnsi="Arial" w:cs="Arial"/>
          <w:b/>
          <w:color w:val="000000" w:themeColor="text1"/>
          <w:sz w:val="24"/>
          <w:szCs w:val="24"/>
        </w:rPr>
      </w:pPr>
    </w:p>
    <w:p w14:paraId="51796961" w14:textId="6C36EC90" w:rsidR="00C23170" w:rsidDel="00B337B3" w:rsidRDefault="00C23170" w:rsidP="004D469C">
      <w:pPr>
        <w:spacing w:line="360" w:lineRule="auto"/>
        <w:jc w:val="both"/>
        <w:rPr>
          <w:del w:id="128" w:author="Aditya" w:date="2017-12-01T05:36:00Z"/>
          <w:rFonts w:ascii="Arial" w:eastAsia="Times New Roman" w:hAnsi="Arial" w:cs="Arial"/>
          <w:b/>
          <w:color w:val="000000" w:themeColor="text1"/>
          <w:sz w:val="24"/>
          <w:szCs w:val="24"/>
        </w:rPr>
      </w:pPr>
    </w:p>
    <w:p w14:paraId="06624335" w14:textId="77777777" w:rsidR="00B337B3" w:rsidRDefault="00B337B3" w:rsidP="004D469C">
      <w:pPr>
        <w:spacing w:line="360" w:lineRule="auto"/>
        <w:jc w:val="both"/>
        <w:rPr>
          <w:ins w:id="129" w:author="Bisht, Aditya" w:date="2017-12-07T15:24:00Z"/>
          <w:rFonts w:ascii="Arial" w:eastAsia="Times New Roman" w:hAnsi="Arial" w:cs="Arial"/>
          <w:b/>
          <w:color w:val="000000" w:themeColor="text1"/>
          <w:sz w:val="24"/>
          <w:szCs w:val="24"/>
        </w:rPr>
      </w:pPr>
    </w:p>
    <w:p w14:paraId="1FECD901" w14:textId="77777777" w:rsidR="001B1261" w:rsidRDefault="001B1261" w:rsidP="004D469C">
      <w:pPr>
        <w:spacing w:line="360" w:lineRule="auto"/>
        <w:jc w:val="both"/>
        <w:rPr>
          <w:ins w:id="130" w:author="Aditya" w:date="2017-12-01T05:42:00Z"/>
          <w:rFonts w:ascii="Arial" w:eastAsia="Times New Roman" w:hAnsi="Arial" w:cs="Arial"/>
          <w:b/>
          <w:color w:val="000000" w:themeColor="text1"/>
          <w:sz w:val="24"/>
          <w:szCs w:val="24"/>
        </w:rPr>
      </w:pPr>
    </w:p>
    <w:p w14:paraId="5540E705" w14:textId="0EBA6622" w:rsidR="001B1261" w:rsidRDefault="001B1261" w:rsidP="004D469C">
      <w:pPr>
        <w:spacing w:line="360" w:lineRule="auto"/>
        <w:jc w:val="both"/>
        <w:rPr>
          <w:ins w:id="131" w:author="Aditya" w:date="2017-12-01T05:39:00Z"/>
          <w:rFonts w:ascii="Arial" w:eastAsia="Times New Roman" w:hAnsi="Arial" w:cs="Arial"/>
          <w:b/>
          <w:color w:val="000000" w:themeColor="text1"/>
          <w:sz w:val="24"/>
          <w:szCs w:val="24"/>
        </w:rPr>
      </w:pPr>
      <w:ins w:id="132" w:author="Aditya" w:date="2017-12-01T05:36:00Z">
        <w:r>
          <w:rPr>
            <w:rFonts w:ascii="Arial" w:eastAsia="Times New Roman" w:hAnsi="Arial" w:cs="Arial"/>
            <w:b/>
            <w:color w:val="000000" w:themeColor="text1"/>
            <w:sz w:val="24"/>
            <w:szCs w:val="24"/>
          </w:rPr>
          <w:lastRenderedPageBreak/>
          <w:t>Table of Contents</w:t>
        </w:r>
      </w:ins>
    </w:p>
    <w:tbl>
      <w:tblPr>
        <w:tblW w:w="10588"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133" w:author="Aditya" w:date="2017-12-01T05:43:00Z">
          <w:tblPr>
            <w:tblW w:w="981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8149"/>
        <w:gridCol w:w="2439"/>
        <w:tblGridChange w:id="134">
          <w:tblGrid>
            <w:gridCol w:w="7551"/>
            <w:gridCol w:w="2260"/>
          </w:tblGrid>
        </w:tblGridChange>
      </w:tblGrid>
      <w:tr w:rsidR="001B1261" w:rsidRPr="00C47B4A" w14:paraId="65AAE12A" w14:textId="77777777" w:rsidTr="001B1261">
        <w:trPr>
          <w:trHeight w:val="308"/>
          <w:ins w:id="135" w:author="Aditya" w:date="2017-12-01T05:42:00Z"/>
          <w:trPrChange w:id="136" w:author="Aditya" w:date="2017-12-01T05:43:00Z">
            <w:trPr>
              <w:trHeight w:val="295"/>
            </w:trPr>
          </w:trPrChange>
        </w:trPr>
        <w:tc>
          <w:tcPr>
            <w:tcW w:w="8149" w:type="dxa"/>
            <w:tcPrChange w:id="137" w:author="Aditya" w:date="2017-12-01T05:43:00Z">
              <w:tcPr>
                <w:tcW w:w="7551" w:type="dxa"/>
              </w:tcPr>
            </w:tcPrChange>
          </w:tcPr>
          <w:p w14:paraId="32BD0757"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138" w:author="Aditya" w:date="2017-12-01T05:42:00Z"/>
                <w:rFonts w:ascii="Arial" w:hAnsi="Arial" w:cs="Arial"/>
                <w:sz w:val="17"/>
                <w:szCs w:val="17"/>
                <w:rPrChange w:id="139" w:author="Aditya" w:date="2017-12-01T05:44:00Z">
                  <w:rPr>
                    <w:ins w:id="140" w:author="Aditya" w:date="2017-12-01T05:42:00Z"/>
                    <w:rFonts w:asciiTheme="majorHAnsi" w:hAnsiTheme="majorHAnsi" w:cs="Arial"/>
                    <w:sz w:val="20"/>
                    <w:szCs w:val="20"/>
                  </w:rPr>
                </w:rPrChange>
              </w:rPr>
            </w:pPr>
            <w:ins w:id="141" w:author="Aditya" w:date="2017-12-01T05:42:00Z">
              <w:r w:rsidRPr="00D902CD">
                <w:rPr>
                  <w:rFonts w:ascii="Arial" w:hAnsi="Arial" w:cs="Arial"/>
                  <w:sz w:val="17"/>
                  <w:szCs w:val="17"/>
                  <w:rPrChange w:id="142" w:author="Aditya" w:date="2017-12-01T05:44:00Z">
                    <w:rPr>
                      <w:rFonts w:asciiTheme="majorHAnsi" w:hAnsiTheme="majorHAnsi" w:cs="Arial"/>
                      <w:sz w:val="20"/>
                      <w:szCs w:val="20"/>
                    </w:rPr>
                  </w:rPrChange>
                </w:rPr>
                <w:t>TOPICS</w:t>
              </w:r>
            </w:ins>
          </w:p>
        </w:tc>
        <w:tc>
          <w:tcPr>
            <w:tcW w:w="2439" w:type="dxa"/>
            <w:tcPrChange w:id="143" w:author="Aditya" w:date="2017-12-01T05:43:00Z">
              <w:tcPr>
                <w:tcW w:w="2260" w:type="dxa"/>
              </w:tcPr>
            </w:tcPrChange>
          </w:tcPr>
          <w:p w14:paraId="18CF598B"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144" w:author="Aditya" w:date="2017-12-01T05:42:00Z"/>
                <w:rFonts w:ascii="Arial" w:hAnsi="Arial" w:cs="Arial"/>
                <w:sz w:val="17"/>
                <w:szCs w:val="17"/>
                <w:rPrChange w:id="145" w:author="Aditya" w:date="2017-12-01T05:44:00Z">
                  <w:rPr>
                    <w:ins w:id="146" w:author="Aditya" w:date="2017-12-01T05:42:00Z"/>
                    <w:rFonts w:asciiTheme="majorHAnsi" w:hAnsiTheme="majorHAnsi" w:cs="Arial"/>
                    <w:sz w:val="20"/>
                    <w:szCs w:val="20"/>
                  </w:rPr>
                </w:rPrChange>
              </w:rPr>
            </w:pPr>
            <w:ins w:id="147" w:author="Aditya" w:date="2017-12-01T05:42:00Z">
              <w:r w:rsidRPr="00D902CD">
                <w:rPr>
                  <w:rFonts w:ascii="Arial" w:hAnsi="Arial" w:cs="Arial"/>
                  <w:sz w:val="17"/>
                  <w:szCs w:val="17"/>
                  <w:rPrChange w:id="148" w:author="Aditya" w:date="2017-12-01T05:44:00Z">
                    <w:rPr>
                      <w:rFonts w:asciiTheme="majorHAnsi" w:hAnsiTheme="majorHAnsi" w:cs="Arial"/>
                      <w:sz w:val="20"/>
                      <w:szCs w:val="20"/>
                    </w:rPr>
                  </w:rPrChange>
                </w:rPr>
                <w:t>Page Number</w:t>
              </w:r>
            </w:ins>
          </w:p>
        </w:tc>
      </w:tr>
      <w:tr w:rsidR="001B1261" w:rsidRPr="00C47B4A" w14:paraId="55129FD1" w14:textId="77777777" w:rsidTr="001B1261">
        <w:trPr>
          <w:trHeight w:val="308"/>
          <w:ins w:id="149" w:author="Aditya" w:date="2017-12-01T05:42:00Z"/>
          <w:trPrChange w:id="150" w:author="Aditya" w:date="2017-12-01T05:43:00Z">
            <w:trPr>
              <w:trHeight w:val="295"/>
            </w:trPr>
          </w:trPrChange>
        </w:trPr>
        <w:tc>
          <w:tcPr>
            <w:tcW w:w="8149" w:type="dxa"/>
            <w:tcPrChange w:id="151" w:author="Aditya" w:date="2017-12-01T05:43:00Z">
              <w:tcPr>
                <w:tcW w:w="7551" w:type="dxa"/>
              </w:tcPr>
            </w:tcPrChange>
          </w:tcPr>
          <w:p w14:paraId="678D06E2"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152" w:author="Aditya" w:date="2017-12-01T05:42:00Z"/>
                <w:rFonts w:ascii="Arial" w:hAnsi="Arial" w:cs="Arial"/>
                <w:sz w:val="17"/>
                <w:szCs w:val="17"/>
                <w:rPrChange w:id="153" w:author="Aditya" w:date="2017-12-01T05:44:00Z">
                  <w:rPr>
                    <w:ins w:id="154" w:author="Aditya" w:date="2017-12-01T05:42:00Z"/>
                    <w:rFonts w:asciiTheme="majorHAnsi" w:hAnsiTheme="majorHAnsi" w:cs="Arial"/>
                    <w:sz w:val="20"/>
                    <w:szCs w:val="20"/>
                  </w:rPr>
                </w:rPrChange>
              </w:rPr>
            </w:pPr>
            <w:ins w:id="155" w:author="Aditya" w:date="2017-12-01T05:42:00Z">
              <w:r w:rsidRPr="00D902CD">
                <w:rPr>
                  <w:rFonts w:ascii="Arial" w:hAnsi="Arial" w:cs="Arial"/>
                  <w:sz w:val="17"/>
                  <w:szCs w:val="17"/>
                  <w:rPrChange w:id="156" w:author="Aditya" w:date="2017-12-01T05:44:00Z">
                    <w:rPr>
                      <w:rFonts w:asciiTheme="majorHAnsi" w:hAnsiTheme="majorHAnsi" w:cs="Arial"/>
                      <w:sz w:val="20"/>
                      <w:szCs w:val="20"/>
                    </w:rPr>
                  </w:rPrChange>
                </w:rPr>
                <w:t>Abstract</w:t>
              </w:r>
            </w:ins>
          </w:p>
        </w:tc>
        <w:tc>
          <w:tcPr>
            <w:tcW w:w="2439" w:type="dxa"/>
            <w:tcPrChange w:id="157" w:author="Aditya" w:date="2017-12-01T05:43:00Z">
              <w:tcPr>
                <w:tcW w:w="2260" w:type="dxa"/>
              </w:tcPr>
            </w:tcPrChange>
          </w:tcPr>
          <w:p w14:paraId="284E0B42"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158" w:author="Aditya" w:date="2017-12-01T05:42:00Z"/>
                <w:rFonts w:ascii="Arial" w:hAnsi="Arial" w:cs="Arial"/>
                <w:sz w:val="17"/>
                <w:szCs w:val="17"/>
                <w:rPrChange w:id="159" w:author="Aditya" w:date="2017-12-01T05:44:00Z">
                  <w:rPr>
                    <w:ins w:id="160" w:author="Aditya" w:date="2017-12-01T05:42:00Z"/>
                    <w:rFonts w:asciiTheme="majorHAnsi" w:hAnsiTheme="majorHAnsi" w:cs="Arial"/>
                    <w:sz w:val="20"/>
                    <w:szCs w:val="20"/>
                  </w:rPr>
                </w:rPrChange>
              </w:rPr>
            </w:pPr>
            <w:ins w:id="161" w:author="Aditya" w:date="2017-12-01T05:42:00Z">
              <w:r w:rsidRPr="00D902CD">
                <w:rPr>
                  <w:rFonts w:ascii="Arial" w:hAnsi="Arial" w:cs="Arial"/>
                  <w:sz w:val="17"/>
                  <w:szCs w:val="17"/>
                  <w:rPrChange w:id="162" w:author="Aditya" w:date="2017-12-01T05:44:00Z">
                    <w:rPr>
                      <w:rFonts w:asciiTheme="majorHAnsi" w:hAnsiTheme="majorHAnsi" w:cs="Arial"/>
                      <w:sz w:val="20"/>
                      <w:szCs w:val="20"/>
                    </w:rPr>
                  </w:rPrChange>
                </w:rPr>
                <w:t>1</w:t>
              </w:r>
            </w:ins>
          </w:p>
        </w:tc>
      </w:tr>
      <w:tr w:rsidR="001B1261" w:rsidRPr="00C47B4A" w14:paraId="12F3F537" w14:textId="77777777" w:rsidTr="001B1261">
        <w:trPr>
          <w:trHeight w:val="308"/>
          <w:ins w:id="163" w:author="Aditya" w:date="2017-12-01T05:42:00Z"/>
          <w:trPrChange w:id="164" w:author="Aditya" w:date="2017-12-01T05:43:00Z">
            <w:trPr>
              <w:trHeight w:val="295"/>
            </w:trPr>
          </w:trPrChange>
        </w:trPr>
        <w:tc>
          <w:tcPr>
            <w:tcW w:w="8149" w:type="dxa"/>
            <w:tcPrChange w:id="165" w:author="Aditya" w:date="2017-12-01T05:43:00Z">
              <w:tcPr>
                <w:tcW w:w="7551" w:type="dxa"/>
              </w:tcPr>
            </w:tcPrChange>
          </w:tcPr>
          <w:p w14:paraId="468A01A6"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166" w:author="Aditya" w:date="2017-12-01T05:42:00Z"/>
                <w:rFonts w:ascii="Arial" w:hAnsi="Arial" w:cs="Arial"/>
                <w:sz w:val="17"/>
                <w:szCs w:val="17"/>
                <w:rPrChange w:id="167" w:author="Aditya" w:date="2017-12-01T05:44:00Z">
                  <w:rPr>
                    <w:ins w:id="168" w:author="Aditya" w:date="2017-12-01T05:42:00Z"/>
                    <w:rFonts w:asciiTheme="majorHAnsi" w:hAnsiTheme="majorHAnsi" w:cs="Arial"/>
                    <w:sz w:val="20"/>
                    <w:szCs w:val="20"/>
                  </w:rPr>
                </w:rPrChange>
              </w:rPr>
            </w:pPr>
            <w:ins w:id="169" w:author="Aditya" w:date="2017-12-01T05:42:00Z">
              <w:r w:rsidRPr="00D902CD">
                <w:rPr>
                  <w:rFonts w:ascii="Arial" w:hAnsi="Arial" w:cs="Arial"/>
                  <w:sz w:val="17"/>
                  <w:szCs w:val="17"/>
                  <w:rPrChange w:id="170" w:author="Aditya" w:date="2017-12-01T05:44:00Z">
                    <w:rPr>
                      <w:rFonts w:asciiTheme="majorHAnsi" w:hAnsiTheme="majorHAnsi" w:cs="Arial"/>
                      <w:sz w:val="20"/>
                      <w:szCs w:val="20"/>
                    </w:rPr>
                  </w:rPrChange>
                </w:rPr>
                <w:t>Table of Contents</w:t>
              </w:r>
            </w:ins>
          </w:p>
        </w:tc>
        <w:tc>
          <w:tcPr>
            <w:tcW w:w="2439" w:type="dxa"/>
            <w:tcPrChange w:id="171" w:author="Aditya" w:date="2017-12-01T05:43:00Z">
              <w:tcPr>
                <w:tcW w:w="2260" w:type="dxa"/>
              </w:tcPr>
            </w:tcPrChange>
          </w:tcPr>
          <w:p w14:paraId="376E0649"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172" w:author="Aditya" w:date="2017-12-01T05:42:00Z"/>
                <w:rFonts w:ascii="Arial" w:hAnsi="Arial" w:cs="Arial"/>
                <w:sz w:val="17"/>
                <w:szCs w:val="17"/>
                <w:rPrChange w:id="173" w:author="Aditya" w:date="2017-12-01T05:44:00Z">
                  <w:rPr>
                    <w:ins w:id="174" w:author="Aditya" w:date="2017-12-01T05:42:00Z"/>
                    <w:rFonts w:asciiTheme="majorHAnsi" w:hAnsiTheme="majorHAnsi" w:cs="Arial"/>
                    <w:sz w:val="20"/>
                    <w:szCs w:val="20"/>
                  </w:rPr>
                </w:rPrChange>
              </w:rPr>
            </w:pPr>
            <w:ins w:id="175" w:author="Aditya" w:date="2017-12-01T05:42:00Z">
              <w:r w:rsidRPr="00D902CD">
                <w:rPr>
                  <w:rFonts w:ascii="Arial" w:hAnsi="Arial" w:cs="Arial"/>
                  <w:sz w:val="17"/>
                  <w:szCs w:val="17"/>
                  <w:rPrChange w:id="176" w:author="Aditya" w:date="2017-12-01T05:44:00Z">
                    <w:rPr>
                      <w:rFonts w:asciiTheme="majorHAnsi" w:hAnsiTheme="majorHAnsi" w:cs="Arial"/>
                      <w:sz w:val="20"/>
                      <w:szCs w:val="20"/>
                    </w:rPr>
                  </w:rPrChange>
                </w:rPr>
                <w:t>2</w:t>
              </w:r>
            </w:ins>
          </w:p>
        </w:tc>
      </w:tr>
      <w:tr w:rsidR="001B1261" w:rsidRPr="00C47B4A" w14:paraId="4847CCE1" w14:textId="77777777" w:rsidTr="001B1261">
        <w:trPr>
          <w:trHeight w:val="308"/>
          <w:ins w:id="177" w:author="Aditya" w:date="2017-12-01T05:42:00Z"/>
          <w:trPrChange w:id="178" w:author="Aditya" w:date="2017-12-01T05:43:00Z">
            <w:trPr>
              <w:trHeight w:val="295"/>
            </w:trPr>
          </w:trPrChange>
        </w:trPr>
        <w:tc>
          <w:tcPr>
            <w:tcW w:w="8149" w:type="dxa"/>
            <w:tcPrChange w:id="179" w:author="Aditya" w:date="2017-12-01T05:43:00Z">
              <w:tcPr>
                <w:tcW w:w="7551" w:type="dxa"/>
              </w:tcPr>
            </w:tcPrChange>
          </w:tcPr>
          <w:p w14:paraId="3412F887"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180" w:author="Aditya" w:date="2017-12-01T05:42:00Z"/>
                <w:rFonts w:ascii="Arial" w:hAnsi="Arial" w:cs="Arial"/>
                <w:sz w:val="17"/>
                <w:szCs w:val="17"/>
                <w:rPrChange w:id="181" w:author="Aditya" w:date="2017-12-01T05:44:00Z">
                  <w:rPr>
                    <w:ins w:id="182" w:author="Aditya" w:date="2017-12-01T05:42:00Z"/>
                    <w:rFonts w:asciiTheme="majorHAnsi" w:hAnsiTheme="majorHAnsi" w:cs="Arial"/>
                    <w:sz w:val="20"/>
                    <w:szCs w:val="20"/>
                  </w:rPr>
                </w:rPrChange>
              </w:rPr>
            </w:pPr>
            <w:ins w:id="183" w:author="Aditya" w:date="2017-12-01T05:42:00Z">
              <w:r w:rsidRPr="00D902CD">
                <w:rPr>
                  <w:rFonts w:ascii="Arial" w:hAnsi="Arial" w:cs="Arial"/>
                  <w:sz w:val="17"/>
                  <w:szCs w:val="17"/>
                  <w:rPrChange w:id="184" w:author="Aditya" w:date="2017-12-01T05:44:00Z">
                    <w:rPr>
                      <w:rFonts w:asciiTheme="majorHAnsi" w:hAnsiTheme="majorHAnsi" w:cs="Arial"/>
                      <w:sz w:val="20"/>
                      <w:szCs w:val="20"/>
                    </w:rPr>
                  </w:rPrChange>
                </w:rPr>
                <w:t>Introduction</w:t>
              </w:r>
            </w:ins>
          </w:p>
        </w:tc>
        <w:tc>
          <w:tcPr>
            <w:tcW w:w="2439" w:type="dxa"/>
            <w:tcPrChange w:id="185" w:author="Aditya" w:date="2017-12-01T05:43:00Z">
              <w:tcPr>
                <w:tcW w:w="2260" w:type="dxa"/>
              </w:tcPr>
            </w:tcPrChange>
          </w:tcPr>
          <w:p w14:paraId="56D519B3" w14:textId="77777777" w:rsidR="001B1261" w:rsidRPr="00504593" w:rsidRDefault="001B1261" w:rsidP="00856861">
            <w:pPr>
              <w:pBdr>
                <w:top w:val="none" w:sz="0" w:space="0" w:color="auto"/>
                <w:left w:val="none" w:sz="0" w:space="0" w:color="auto"/>
                <w:bottom w:val="none" w:sz="0" w:space="0" w:color="auto"/>
                <w:right w:val="none" w:sz="0" w:space="0" w:color="auto"/>
                <w:between w:val="none" w:sz="0" w:space="0" w:color="auto"/>
              </w:pBdr>
              <w:rPr>
                <w:ins w:id="186" w:author="Aditya" w:date="2017-12-01T05:42:00Z"/>
                <w:rFonts w:ascii="Arial" w:hAnsi="Arial" w:cs="Arial"/>
                <w:sz w:val="17"/>
                <w:szCs w:val="17"/>
                <w:rPrChange w:id="187" w:author="Aditya" w:date="2017-12-01T05:45:00Z">
                  <w:rPr>
                    <w:ins w:id="188" w:author="Aditya" w:date="2017-12-01T05:42:00Z"/>
                    <w:rFonts w:asciiTheme="majorHAnsi" w:hAnsiTheme="majorHAnsi" w:cs="Arial"/>
                    <w:sz w:val="20"/>
                    <w:szCs w:val="20"/>
                  </w:rPr>
                </w:rPrChange>
              </w:rPr>
            </w:pPr>
            <w:ins w:id="189" w:author="Aditya" w:date="2017-12-01T05:42:00Z">
              <w:r w:rsidRPr="00504593">
                <w:rPr>
                  <w:rFonts w:ascii="Arial" w:hAnsi="Arial" w:cs="Arial"/>
                  <w:sz w:val="17"/>
                  <w:szCs w:val="17"/>
                  <w:rPrChange w:id="190" w:author="Aditya" w:date="2017-12-01T05:45:00Z">
                    <w:rPr>
                      <w:rFonts w:asciiTheme="majorHAnsi" w:hAnsiTheme="majorHAnsi" w:cs="Arial"/>
                      <w:sz w:val="20"/>
                      <w:szCs w:val="20"/>
                    </w:rPr>
                  </w:rPrChange>
                </w:rPr>
                <w:t>4</w:t>
              </w:r>
            </w:ins>
          </w:p>
        </w:tc>
      </w:tr>
      <w:tr w:rsidR="001B1261" w:rsidRPr="00C47B4A" w14:paraId="65D582BE" w14:textId="77777777" w:rsidTr="001B1261">
        <w:trPr>
          <w:trHeight w:val="308"/>
          <w:ins w:id="191" w:author="Aditya" w:date="2017-12-01T05:42:00Z"/>
          <w:trPrChange w:id="192" w:author="Aditya" w:date="2017-12-01T05:43:00Z">
            <w:trPr>
              <w:trHeight w:val="295"/>
            </w:trPr>
          </w:trPrChange>
        </w:trPr>
        <w:tc>
          <w:tcPr>
            <w:tcW w:w="8149" w:type="dxa"/>
            <w:tcPrChange w:id="193" w:author="Aditya" w:date="2017-12-01T05:43:00Z">
              <w:tcPr>
                <w:tcW w:w="7551" w:type="dxa"/>
              </w:tcPr>
            </w:tcPrChange>
          </w:tcPr>
          <w:p w14:paraId="058BC050"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194" w:author="Aditya" w:date="2017-12-01T05:42:00Z"/>
                <w:rFonts w:ascii="Arial" w:hAnsi="Arial" w:cs="Arial"/>
                <w:sz w:val="17"/>
                <w:szCs w:val="17"/>
                <w:rPrChange w:id="195" w:author="Aditya" w:date="2017-12-01T05:44:00Z">
                  <w:rPr>
                    <w:ins w:id="196" w:author="Aditya" w:date="2017-12-01T05:42:00Z"/>
                    <w:rFonts w:asciiTheme="majorHAnsi" w:hAnsiTheme="majorHAnsi" w:cs="Arial"/>
                    <w:sz w:val="20"/>
                    <w:szCs w:val="20"/>
                  </w:rPr>
                </w:rPrChange>
              </w:rPr>
            </w:pPr>
            <w:ins w:id="197" w:author="Aditya" w:date="2017-12-01T05:42:00Z">
              <w:r w:rsidRPr="00D902CD">
                <w:rPr>
                  <w:rFonts w:ascii="Arial" w:eastAsia="Times New Roman" w:hAnsi="Arial" w:cs="Arial"/>
                  <w:color w:val="000000" w:themeColor="text1"/>
                  <w:sz w:val="17"/>
                  <w:szCs w:val="17"/>
                  <w:rPrChange w:id="198" w:author="Aditya" w:date="2017-12-01T05:44:00Z">
                    <w:rPr>
                      <w:rFonts w:asciiTheme="majorHAnsi" w:eastAsia="Times New Roman" w:hAnsiTheme="majorHAnsi" w:cs="Arial"/>
                      <w:b/>
                      <w:color w:val="000000" w:themeColor="text1"/>
                      <w:sz w:val="20"/>
                      <w:szCs w:val="20"/>
                    </w:rPr>
                  </w:rPrChange>
                </w:rPr>
                <w:t>Problem</w:t>
              </w:r>
            </w:ins>
          </w:p>
        </w:tc>
        <w:tc>
          <w:tcPr>
            <w:tcW w:w="2439" w:type="dxa"/>
            <w:tcPrChange w:id="199" w:author="Aditya" w:date="2017-12-01T05:43:00Z">
              <w:tcPr>
                <w:tcW w:w="2260" w:type="dxa"/>
              </w:tcPr>
            </w:tcPrChange>
          </w:tcPr>
          <w:p w14:paraId="5D5D781B"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00" w:author="Aditya" w:date="2017-12-01T05:42:00Z"/>
                <w:rFonts w:ascii="Arial" w:hAnsi="Arial" w:cs="Arial"/>
                <w:sz w:val="17"/>
                <w:szCs w:val="17"/>
                <w:rPrChange w:id="201" w:author="Aditya" w:date="2017-12-01T05:44:00Z">
                  <w:rPr>
                    <w:ins w:id="202" w:author="Aditya" w:date="2017-12-01T05:42:00Z"/>
                    <w:rFonts w:asciiTheme="majorHAnsi" w:hAnsiTheme="majorHAnsi" w:cs="Arial"/>
                    <w:sz w:val="20"/>
                    <w:szCs w:val="20"/>
                  </w:rPr>
                </w:rPrChange>
              </w:rPr>
            </w:pPr>
            <w:ins w:id="203" w:author="Aditya" w:date="2017-12-01T05:42:00Z">
              <w:r w:rsidRPr="00D902CD">
                <w:rPr>
                  <w:rFonts w:ascii="Arial" w:hAnsi="Arial" w:cs="Arial"/>
                  <w:sz w:val="17"/>
                  <w:szCs w:val="17"/>
                  <w:rPrChange w:id="204" w:author="Aditya" w:date="2017-12-01T05:44:00Z">
                    <w:rPr>
                      <w:rFonts w:asciiTheme="majorHAnsi" w:hAnsiTheme="majorHAnsi" w:cs="Arial"/>
                      <w:sz w:val="20"/>
                      <w:szCs w:val="20"/>
                    </w:rPr>
                  </w:rPrChange>
                </w:rPr>
                <w:t>5</w:t>
              </w:r>
            </w:ins>
          </w:p>
        </w:tc>
      </w:tr>
      <w:tr w:rsidR="001B1261" w:rsidRPr="00C47B4A" w14:paraId="5599ADA1" w14:textId="77777777" w:rsidTr="001B1261">
        <w:trPr>
          <w:trHeight w:val="308"/>
          <w:ins w:id="205" w:author="Aditya" w:date="2017-12-01T05:42:00Z"/>
          <w:trPrChange w:id="206" w:author="Aditya" w:date="2017-12-01T05:43:00Z">
            <w:trPr>
              <w:trHeight w:val="295"/>
            </w:trPr>
          </w:trPrChange>
        </w:trPr>
        <w:tc>
          <w:tcPr>
            <w:tcW w:w="8149" w:type="dxa"/>
            <w:tcPrChange w:id="207" w:author="Aditya" w:date="2017-12-01T05:43:00Z">
              <w:tcPr>
                <w:tcW w:w="7551" w:type="dxa"/>
              </w:tcPr>
            </w:tcPrChange>
          </w:tcPr>
          <w:p w14:paraId="4B05922F" w14:textId="77777777" w:rsidR="001B1261" w:rsidRPr="00D902CD" w:rsidRDefault="001B1261" w:rsidP="00856861">
            <w:pPr>
              <w:spacing w:line="360" w:lineRule="auto"/>
              <w:jc w:val="both"/>
              <w:rPr>
                <w:ins w:id="208" w:author="Aditya" w:date="2017-12-01T05:42:00Z"/>
                <w:rFonts w:ascii="Arial" w:eastAsia="Times New Roman" w:hAnsi="Arial" w:cs="Arial"/>
                <w:color w:val="000000" w:themeColor="text1"/>
                <w:sz w:val="17"/>
                <w:szCs w:val="17"/>
                <w:rPrChange w:id="209" w:author="Aditya" w:date="2017-12-01T05:44:00Z">
                  <w:rPr>
                    <w:ins w:id="210" w:author="Aditya" w:date="2017-12-01T05:42:00Z"/>
                    <w:rFonts w:asciiTheme="majorHAnsi" w:eastAsia="Times New Roman" w:hAnsiTheme="majorHAnsi" w:cs="Arial"/>
                    <w:b/>
                    <w:color w:val="000000" w:themeColor="text1"/>
                    <w:sz w:val="20"/>
                    <w:szCs w:val="20"/>
                  </w:rPr>
                </w:rPrChange>
              </w:rPr>
            </w:pPr>
            <w:ins w:id="211" w:author="Aditya" w:date="2017-12-01T05:42:00Z">
              <w:r w:rsidRPr="00D902CD">
                <w:rPr>
                  <w:rFonts w:ascii="Arial" w:eastAsia="Times New Roman" w:hAnsi="Arial" w:cs="Arial"/>
                  <w:color w:val="000000" w:themeColor="text1"/>
                  <w:sz w:val="17"/>
                  <w:szCs w:val="17"/>
                  <w:rPrChange w:id="212" w:author="Aditya" w:date="2017-12-01T05:44:00Z">
                    <w:rPr>
                      <w:rFonts w:asciiTheme="majorHAnsi" w:eastAsia="Times New Roman" w:hAnsiTheme="majorHAnsi" w:cs="Arial"/>
                      <w:b/>
                      <w:color w:val="000000" w:themeColor="text1"/>
                      <w:sz w:val="20"/>
                      <w:szCs w:val="20"/>
                    </w:rPr>
                  </w:rPrChange>
                </w:rPr>
                <w:t>Problem Statement</w:t>
              </w:r>
            </w:ins>
          </w:p>
        </w:tc>
        <w:tc>
          <w:tcPr>
            <w:tcW w:w="2439" w:type="dxa"/>
            <w:tcPrChange w:id="213" w:author="Aditya" w:date="2017-12-01T05:43:00Z">
              <w:tcPr>
                <w:tcW w:w="2260" w:type="dxa"/>
              </w:tcPr>
            </w:tcPrChange>
          </w:tcPr>
          <w:p w14:paraId="2FC5E2C7"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14" w:author="Aditya" w:date="2017-12-01T05:42:00Z"/>
                <w:rFonts w:ascii="Arial" w:hAnsi="Arial" w:cs="Arial"/>
                <w:sz w:val="17"/>
                <w:szCs w:val="17"/>
                <w:rPrChange w:id="215" w:author="Aditya" w:date="2017-12-01T05:44:00Z">
                  <w:rPr>
                    <w:ins w:id="216" w:author="Aditya" w:date="2017-12-01T05:42:00Z"/>
                    <w:rFonts w:asciiTheme="majorHAnsi" w:hAnsiTheme="majorHAnsi" w:cs="Arial"/>
                    <w:sz w:val="20"/>
                    <w:szCs w:val="20"/>
                  </w:rPr>
                </w:rPrChange>
              </w:rPr>
            </w:pPr>
            <w:ins w:id="217" w:author="Aditya" w:date="2017-12-01T05:42:00Z">
              <w:r w:rsidRPr="00D902CD">
                <w:rPr>
                  <w:rFonts w:ascii="Arial" w:hAnsi="Arial" w:cs="Arial"/>
                  <w:sz w:val="17"/>
                  <w:szCs w:val="17"/>
                  <w:rPrChange w:id="218" w:author="Aditya" w:date="2017-12-01T05:44:00Z">
                    <w:rPr>
                      <w:rFonts w:asciiTheme="majorHAnsi" w:hAnsiTheme="majorHAnsi" w:cs="Arial"/>
                      <w:sz w:val="20"/>
                      <w:szCs w:val="20"/>
                    </w:rPr>
                  </w:rPrChange>
                </w:rPr>
                <w:t>5</w:t>
              </w:r>
            </w:ins>
          </w:p>
        </w:tc>
      </w:tr>
      <w:tr w:rsidR="001B1261" w:rsidRPr="00C47B4A" w14:paraId="548437F5" w14:textId="77777777" w:rsidTr="001B1261">
        <w:trPr>
          <w:trHeight w:val="308"/>
          <w:ins w:id="219" w:author="Aditya" w:date="2017-12-01T05:42:00Z"/>
          <w:trPrChange w:id="220" w:author="Aditya" w:date="2017-12-01T05:43:00Z">
            <w:trPr>
              <w:trHeight w:val="295"/>
            </w:trPr>
          </w:trPrChange>
        </w:trPr>
        <w:tc>
          <w:tcPr>
            <w:tcW w:w="8149" w:type="dxa"/>
            <w:tcPrChange w:id="221" w:author="Aditya" w:date="2017-12-01T05:43:00Z">
              <w:tcPr>
                <w:tcW w:w="7551" w:type="dxa"/>
              </w:tcPr>
            </w:tcPrChange>
          </w:tcPr>
          <w:p w14:paraId="03A6E251" w14:textId="77777777" w:rsidR="001B1261" w:rsidRPr="00D902CD" w:rsidRDefault="001B1261" w:rsidP="00856861">
            <w:pPr>
              <w:spacing w:line="360" w:lineRule="auto"/>
              <w:jc w:val="both"/>
              <w:rPr>
                <w:ins w:id="222" w:author="Aditya" w:date="2017-12-01T05:42:00Z"/>
                <w:rFonts w:ascii="Arial" w:eastAsia="Times New Roman" w:hAnsi="Arial" w:cs="Arial"/>
                <w:color w:val="000000" w:themeColor="text1"/>
                <w:sz w:val="17"/>
                <w:szCs w:val="17"/>
                <w:rPrChange w:id="223" w:author="Aditya" w:date="2017-12-01T05:44:00Z">
                  <w:rPr>
                    <w:ins w:id="224" w:author="Aditya" w:date="2017-12-01T05:42:00Z"/>
                    <w:rFonts w:asciiTheme="majorHAnsi" w:eastAsia="Times New Roman" w:hAnsiTheme="majorHAnsi" w:cs="Arial"/>
                    <w:b/>
                    <w:color w:val="000000" w:themeColor="text1"/>
                    <w:sz w:val="20"/>
                    <w:szCs w:val="20"/>
                  </w:rPr>
                </w:rPrChange>
              </w:rPr>
            </w:pPr>
            <w:ins w:id="225" w:author="Aditya" w:date="2017-12-01T05:42:00Z">
              <w:r w:rsidRPr="00D902CD">
                <w:rPr>
                  <w:rFonts w:ascii="Arial" w:eastAsia="Times New Roman" w:hAnsi="Arial" w:cs="Arial"/>
                  <w:color w:val="000000" w:themeColor="text1"/>
                  <w:sz w:val="17"/>
                  <w:szCs w:val="17"/>
                  <w:rPrChange w:id="226" w:author="Aditya" w:date="2017-12-01T05:44:00Z">
                    <w:rPr>
                      <w:rFonts w:asciiTheme="majorHAnsi" w:eastAsia="Times New Roman" w:hAnsiTheme="majorHAnsi" w:cs="Arial"/>
                      <w:b/>
                      <w:color w:val="000000" w:themeColor="text1"/>
                      <w:sz w:val="20"/>
                      <w:szCs w:val="20"/>
                    </w:rPr>
                  </w:rPrChange>
                </w:rPr>
                <w:t>Motivation to Study</w:t>
              </w:r>
            </w:ins>
          </w:p>
        </w:tc>
        <w:tc>
          <w:tcPr>
            <w:tcW w:w="2439" w:type="dxa"/>
            <w:tcPrChange w:id="227" w:author="Aditya" w:date="2017-12-01T05:43:00Z">
              <w:tcPr>
                <w:tcW w:w="2260" w:type="dxa"/>
              </w:tcPr>
            </w:tcPrChange>
          </w:tcPr>
          <w:p w14:paraId="3444F553"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28" w:author="Aditya" w:date="2017-12-01T05:42:00Z"/>
                <w:rFonts w:ascii="Arial" w:hAnsi="Arial" w:cs="Arial"/>
                <w:sz w:val="17"/>
                <w:szCs w:val="17"/>
                <w:rPrChange w:id="229" w:author="Aditya" w:date="2017-12-01T05:44:00Z">
                  <w:rPr>
                    <w:ins w:id="230" w:author="Aditya" w:date="2017-12-01T05:42:00Z"/>
                    <w:rFonts w:asciiTheme="majorHAnsi" w:hAnsiTheme="majorHAnsi" w:cs="Arial"/>
                    <w:sz w:val="20"/>
                    <w:szCs w:val="20"/>
                  </w:rPr>
                </w:rPrChange>
              </w:rPr>
            </w:pPr>
            <w:ins w:id="231" w:author="Aditya" w:date="2017-12-01T05:42:00Z">
              <w:r w:rsidRPr="00D902CD">
                <w:rPr>
                  <w:rFonts w:ascii="Arial" w:hAnsi="Arial" w:cs="Arial"/>
                  <w:sz w:val="17"/>
                  <w:szCs w:val="17"/>
                  <w:rPrChange w:id="232" w:author="Aditya" w:date="2017-12-01T05:44:00Z">
                    <w:rPr>
                      <w:rFonts w:asciiTheme="majorHAnsi" w:hAnsiTheme="majorHAnsi" w:cs="Arial"/>
                      <w:sz w:val="20"/>
                      <w:szCs w:val="20"/>
                    </w:rPr>
                  </w:rPrChange>
                </w:rPr>
                <w:t>5</w:t>
              </w:r>
            </w:ins>
          </w:p>
        </w:tc>
      </w:tr>
      <w:tr w:rsidR="001B1261" w:rsidRPr="00C47B4A" w14:paraId="48FB8F22" w14:textId="77777777" w:rsidTr="001B1261">
        <w:trPr>
          <w:trHeight w:val="308"/>
          <w:ins w:id="233" w:author="Aditya" w:date="2017-12-01T05:42:00Z"/>
          <w:trPrChange w:id="234" w:author="Aditya" w:date="2017-12-01T05:43:00Z">
            <w:trPr>
              <w:trHeight w:val="295"/>
            </w:trPr>
          </w:trPrChange>
        </w:trPr>
        <w:tc>
          <w:tcPr>
            <w:tcW w:w="8149" w:type="dxa"/>
            <w:tcPrChange w:id="235" w:author="Aditya" w:date="2017-12-01T05:43:00Z">
              <w:tcPr>
                <w:tcW w:w="7551" w:type="dxa"/>
              </w:tcPr>
            </w:tcPrChange>
          </w:tcPr>
          <w:p w14:paraId="6F63A4CB"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36" w:author="Aditya" w:date="2017-12-01T05:42:00Z"/>
                <w:rFonts w:ascii="Arial" w:hAnsi="Arial" w:cs="Arial"/>
                <w:sz w:val="17"/>
                <w:szCs w:val="17"/>
                <w:rPrChange w:id="237" w:author="Aditya" w:date="2017-12-01T05:44:00Z">
                  <w:rPr>
                    <w:ins w:id="238" w:author="Aditya" w:date="2017-12-01T05:42:00Z"/>
                    <w:rFonts w:asciiTheme="majorHAnsi" w:hAnsiTheme="majorHAnsi" w:cs="Arial"/>
                    <w:sz w:val="20"/>
                    <w:szCs w:val="20"/>
                  </w:rPr>
                </w:rPrChange>
              </w:rPr>
            </w:pPr>
            <w:ins w:id="239" w:author="Aditya" w:date="2017-12-01T05:42:00Z">
              <w:r w:rsidRPr="00D902CD">
                <w:rPr>
                  <w:rFonts w:ascii="Arial" w:eastAsia="Times New Roman" w:hAnsi="Arial" w:cs="Arial"/>
                  <w:bCs/>
                  <w:sz w:val="17"/>
                  <w:szCs w:val="17"/>
                  <w:rPrChange w:id="240" w:author="Aditya" w:date="2017-12-01T05:44:00Z">
                    <w:rPr>
                      <w:rFonts w:asciiTheme="majorHAnsi" w:eastAsia="Times New Roman" w:hAnsiTheme="majorHAnsi" w:cs="Arial"/>
                      <w:b/>
                      <w:bCs/>
                      <w:sz w:val="20"/>
                      <w:szCs w:val="20"/>
                    </w:rPr>
                  </w:rPrChange>
                </w:rPr>
                <w:t>Project Goals</w:t>
              </w:r>
            </w:ins>
          </w:p>
        </w:tc>
        <w:tc>
          <w:tcPr>
            <w:tcW w:w="2439" w:type="dxa"/>
            <w:tcPrChange w:id="241" w:author="Aditya" w:date="2017-12-01T05:43:00Z">
              <w:tcPr>
                <w:tcW w:w="2260" w:type="dxa"/>
              </w:tcPr>
            </w:tcPrChange>
          </w:tcPr>
          <w:p w14:paraId="5CB5E413"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42" w:author="Aditya" w:date="2017-12-01T05:42:00Z"/>
                <w:rFonts w:ascii="Arial" w:hAnsi="Arial" w:cs="Arial"/>
                <w:sz w:val="17"/>
                <w:szCs w:val="17"/>
                <w:rPrChange w:id="243" w:author="Aditya" w:date="2017-12-01T05:44:00Z">
                  <w:rPr>
                    <w:ins w:id="244" w:author="Aditya" w:date="2017-12-01T05:42:00Z"/>
                    <w:rFonts w:asciiTheme="majorHAnsi" w:hAnsiTheme="majorHAnsi" w:cs="Arial"/>
                    <w:sz w:val="20"/>
                    <w:szCs w:val="20"/>
                  </w:rPr>
                </w:rPrChange>
              </w:rPr>
            </w:pPr>
            <w:ins w:id="245" w:author="Aditya" w:date="2017-12-01T05:42:00Z">
              <w:r w:rsidRPr="00D902CD">
                <w:rPr>
                  <w:rFonts w:ascii="Arial" w:hAnsi="Arial" w:cs="Arial"/>
                  <w:sz w:val="17"/>
                  <w:szCs w:val="17"/>
                  <w:rPrChange w:id="246" w:author="Aditya" w:date="2017-12-01T05:44:00Z">
                    <w:rPr>
                      <w:rFonts w:asciiTheme="majorHAnsi" w:hAnsiTheme="majorHAnsi" w:cs="Arial"/>
                      <w:sz w:val="20"/>
                      <w:szCs w:val="20"/>
                    </w:rPr>
                  </w:rPrChange>
                </w:rPr>
                <w:t>6</w:t>
              </w:r>
            </w:ins>
          </w:p>
        </w:tc>
      </w:tr>
      <w:tr w:rsidR="001B1261" w:rsidRPr="00C47B4A" w14:paraId="2C586419" w14:textId="77777777" w:rsidTr="001B1261">
        <w:trPr>
          <w:trHeight w:val="308"/>
          <w:ins w:id="247" w:author="Aditya" w:date="2017-12-01T05:42:00Z"/>
          <w:trPrChange w:id="248" w:author="Aditya" w:date="2017-12-01T05:43:00Z">
            <w:trPr>
              <w:trHeight w:val="295"/>
            </w:trPr>
          </w:trPrChange>
        </w:trPr>
        <w:tc>
          <w:tcPr>
            <w:tcW w:w="8149" w:type="dxa"/>
            <w:tcPrChange w:id="249" w:author="Aditya" w:date="2017-12-01T05:43:00Z">
              <w:tcPr>
                <w:tcW w:w="7551" w:type="dxa"/>
              </w:tcPr>
            </w:tcPrChange>
          </w:tcPr>
          <w:p w14:paraId="75AEEA35"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50" w:author="Aditya" w:date="2017-12-01T05:42:00Z"/>
                <w:rFonts w:ascii="Arial" w:hAnsi="Arial" w:cs="Arial"/>
                <w:sz w:val="17"/>
                <w:szCs w:val="17"/>
                <w:rPrChange w:id="251" w:author="Aditya" w:date="2017-12-01T05:44:00Z">
                  <w:rPr>
                    <w:ins w:id="252" w:author="Aditya" w:date="2017-12-01T05:42:00Z"/>
                    <w:rFonts w:asciiTheme="majorHAnsi" w:hAnsiTheme="majorHAnsi" w:cs="Arial"/>
                    <w:sz w:val="20"/>
                    <w:szCs w:val="20"/>
                  </w:rPr>
                </w:rPrChange>
              </w:rPr>
            </w:pPr>
            <w:ins w:id="253" w:author="Aditya" w:date="2017-12-01T05:42:00Z">
              <w:r w:rsidRPr="00D902CD">
                <w:rPr>
                  <w:rFonts w:ascii="Arial" w:eastAsia="Times New Roman" w:hAnsi="Arial" w:cs="Arial"/>
                  <w:bCs/>
                  <w:sz w:val="17"/>
                  <w:szCs w:val="17"/>
                  <w:rPrChange w:id="254" w:author="Aditya" w:date="2017-12-01T05:44:00Z">
                    <w:rPr>
                      <w:rFonts w:asciiTheme="majorHAnsi" w:eastAsia="Times New Roman" w:hAnsiTheme="majorHAnsi" w:cs="Arial"/>
                      <w:b/>
                      <w:bCs/>
                      <w:sz w:val="20"/>
                      <w:szCs w:val="20"/>
                    </w:rPr>
                  </w:rPrChange>
                </w:rPr>
                <w:t>Project Objectives</w:t>
              </w:r>
            </w:ins>
          </w:p>
        </w:tc>
        <w:tc>
          <w:tcPr>
            <w:tcW w:w="2439" w:type="dxa"/>
            <w:tcPrChange w:id="255" w:author="Aditya" w:date="2017-12-01T05:43:00Z">
              <w:tcPr>
                <w:tcW w:w="2260" w:type="dxa"/>
              </w:tcPr>
            </w:tcPrChange>
          </w:tcPr>
          <w:p w14:paraId="525BF1CF"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56" w:author="Aditya" w:date="2017-12-01T05:42:00Z"/>
                <w:rFonts w:ascii="Arial" w:hAnsi="Arial" w:cs="Arial"/>
                <w:sz w:val="17"/>
                <w:szCs w:val="17"/>
                <w:rPrChange w:id="257" w:author="Aditya" w:date="2017-12-01T05:44:00Z">
                  <w:rPr>
                    <w:ins w:id="258" w:author="Aditya" w:date="2017-12-01T05:42:00Z"/>
                    <w:rFonts w:asciiTheme="majorHAnsi" w:hAnsiTheme="majorHAnsi" w:cs="Arial"/>
                    <w:sz w:val="20"/>
                    <w:szCs w:val="20"/>
                  </w:rPr>
                </w:rPrChange>
              </w:rPr>
            </w:pPr>
            <w:ins w:id="259" w:author="Aditya" w:date="2017-12-01T05:42:00Z">
              <w:r w:rsidRPr="00D902CD">
                <w:rPr>
                  <w:rFonts w:ascii="Arial" w:hAnsi="Arial" w:cs="Arial"/>
                  <w:sz w:val="17"/>
                  <w:szCs w:val="17"/>
                  <w:rPrChange w:id="260" w:author="Aditya" w:date="2017-12-01T05:44:00Z">
                    <w:rPr>
                      <w:rFonts w:asciiTheme="majorHAnsi" w:hAnsiTheme="majorHAnsi" w:cs="Arial"/>
                      <w:sz w:val="20"/>
                      <w:szCs w:val="20"/>
                    </w:rPr>
                  </w:rPrChange>
                </w:rPr>
                <w:t>6</w:t>
              </w:r>
            </w:ins>
          </w:p>
        </w:tc>
      </w:tr>
      <w:tr w:rsidR="001B1261" w:rsidRPr="00C47B4A" w14:paraId="6EF3F24D" w14:textId="77777777" w:rsidTr="001B1261">
        <w:trPr>
          <w:trHeight w:val="308"/>
          <w:ins w:id="261" w:author="Aditya" w:date="2017-12-01T05:42:00Z"/>
          <w:trPrChange w:id="262" w:author="Aditya" w:date="2017-12-01T05:43:00Z">
            <w:trPr>
              <w:trHeight w:val="295"/>
            </w:trPr>
          </w:trPrChange>
        </w:trPr>
        <w:tc>
          <w:tcPr>
            <w:tcW w:w="8149" w:type="dxa"/>
            <w:tcPrChange w:id="263" w:author="Aditya" w:date="2017-12-01T05:43:00Z">
              <w:tcPr>
                <w:tcW w:w="7551" w:type="dxa"/>
              </w:tcPr>
            </w:tcPrChange>
          </w:tcPr>
          <w:p w14:paraId="5604DB03"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64" w:author="Aditya" w:date="2017-12-01T05:42:00Z"/>
                <w:rFonts w:ascii="Arial" w:hAnsi="Arial" w:cs="Arial"/>
                <w:sz w:val="17"/>
                <w:szCs w:val="17"/>
                <w:rPrChange w:id="265" w:author="Aditya" w:date="2017-12-01T05:44:00Z">
                  <w:rPr>
                    <w:ins w:id="266" w:author="Aditya" w:date="2017-12-01T05:42:00Z"/>
                    <w:rFonts w:asciiTheme="majorHAnsi" w:hAnsiTheme="majorHAnsi" w:cs="Arial"/>
                    <w:sz w:val="20"/>
                    <w:szCs w:val="20"/>
                  </w:rPr>
                </w:rPrChange>
              </w:rPr>
            </w:pPr>
            <w:ins w:id="267" w:author="Aditya" w:date="2017-12-01T05:42:00Z">
              <w:r w:rsidRPr="00D902CD">
                <w:rPr>
                  <w:rFonts w:ascii="Arial" w:eastAsia="Times New Roman" w:hAnsi="Arial" w:cs="Arial"/>
                  <w:bCs/>
                  <w:color w:val="262626"/>
                  <w:sz w:val="17"/>
                  <w:szCs w:val="17"/>
                  <w:shd w:val="clear" w:color="auto" w:fill="FFFFFF"/>
                  <w:rPrChange w:id="268" w:author="Aditya" w:date="2017-12-01T05:44:00Z">
                    <w:rPr>
                      <w:rFonts w:asciiTheme="majorHAnsi" w:eastAsia="Times New Roman" w:hAnsiTheme="majorHAnsi" w:cs="Arial"/>
                      <w:b/>
                      <w:bCs/>
                      <w:color w:val="262626"/>
                      <w:sz w:val="20"/>
                      <w:szCs w:val="20"/>
                      <w:shd w:val="clear" w:color="auto" w:fill="FFFFFF"/>
                    </w:rPr>
                  </w:rPrChange>
                </w:rPr>
                <w:t>Literature Review</w:t>
              </w:r>
            </w:ins>
          </w:p>
        </w:tc>
        <w:tc>
          <w:tcPr>
            <w:tcW w:w="2439" w:type="dxa"/>
            <w:tcPrChange w:id="269" w:author="Aditya" w:date="2017-12-01T05:43:00Z">
              <w:tcPr>
                <w:tcW w:w="2260" w:type="dxa"/>
              </w:tcPr>
            </w:tcPrChange>
          </w:tcPr>
          <w:p w14:paraId="1352EA51"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70" w:author="Aditya" w:date="2017-12-01T05:42:00Z"/>
                <w:rFonts w:ascii="Arial" w:hAnsi="Arial" w:cs="Arial"/>
                <w:sz w:val="17"/>
                <w:szCs w:val="17"/>
                <w:rPrChange w:id="271" w:author="Aditya" w:date="2017-12-01T05:44:00Z">
                  <w:rPr>
                    <w:ins w:id="272" w:author="Aditya" w:date="2017-12-01T05:42:00Z"/>
                    <w:rFonts w:asciiTheme="majorHAnsi" w:hAnsiTheme="majorHAnsi" w:cs="Arial"/>
                    <w:sz w:val="20"/>
                    <w:szCs w:val="20"/>
                  </w:rPr>
                </w:rPrChange>
              </w:rPr>
            </w:pPr>
            <w:ins w:id="273" w:author="Aditya" w:date="2017-12-01T05:42:00Z">
              <w:r w:rsidRPr="00D902CD">
                <w:rPr>
                  <w:rFonts w:ascii="Arial" w:hAnsi="Arial" w:cs="Arial"/>
                  <w:sz w:val="17"/>
                  <w:szCs w:val="17"/>
                  <w:rPrChange w:id="274" w:author="Aditya" w:date="2017-12-01T05:44:00Z">
                    <w:rPr>
                      <w:rFonts w:asciiTheme="majorHAnsi" w:hAnsiTheme="majorHAnsi" w:cs="Arial"/>
                      <w:sz w:val="20"/>
                      <w:szCs w:val="20"/>
                    </w:rPr>
                  </w:rPrChange>
                </w:rPr>
                <w:t>7</w:t>
              </w:r>
            </w:ins>
          </w:p>
        </w:tc>
      </w:tr>
      <w:tr w:rsidR="001B1261" w:rsidRPr="00C47B4A" w14:paraId="7ADB04B8" w14:textId="77777777" w:rsidTr="001B1261">
        <w:trPr>
          <w:trHeight w:val="308"/>
          <w:ins w:id="275" w:author="Aditya" w:date="2017-12-01T05:42:00Z"/>
          <w:trPrChange w:id="276" w:author="Aditya" w:date="2017-12-01T05:43:00Z">
            <w:trPr>
              <w:trHeight w:val="295"/>
            </w:trPr>
          </w:trPrChange>
        </w:trPr>
        <w:tc>
          <w:tcPr>
            <w:tcW w:w="8149" w:type="dxa"/>
            <w:tcPrChange w:id="277" w:author="Aditya" w:date="2017-12-01T05:43:00Z">
              <w:tcPr>
                <w:tcW w:w="7551" w:type="dxa"/>
              </w:tcPr>
            </w:tcPrChange>
          </w:tcPr>
          <w:p w14:paraId="1FA35BC0"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78" w:author="Aditya" w:date="2017-12-01T05:42:00Z"/>
                <w:rFonts w:ascii="Arial" w:hAnsi="Arial" w:cs="Arial"/>
                <w:sz w:val="17"/>
                <w:szCs w:val="17"/>
                <w:rPrChange w:id="279" w:author="Aditya" w:date="2017-12-01T05:44:00Z">
                  <w:rPr>
                    <w:ins w:id="280" w:author="Aditya" w:date="2017-12-01T05:42:00Z"/>
                    <w:rFonts w:asciiTheme="majorHAnsi" w:hAnsiTheme="majorHAnsi" w:cs="Arial"/>
                    <w:sz w:val="20"/>
                    <w:szCs w:val="20"/>
                  </w:rPr>
                </w:rPrChange>
              </w:rPr>
            </w:pPr>
            <w:ins w:id="281" w:author="Aditya" w:date="2017-12-01T05:42:00Z">
              <w:r w:rsidRPr="00D902CD">
                <w:rPr>
                  <w:rFonts w:ascii="Arial" w:eastAsia="Times New Roman" w:hAnsi="Arial" w:cs="Arial"/>
                  <w:color w:val="000000" w:themeColor="text1"/>
                  <w:sz w:val="17"/>
                  <w:szCs w:val="17"/>
                  <w:rPrChange w:id="282" w:author="Aditya" w:date="2017-12-01T05:44:00Z">
                    <w:rPr>
                      <w:rFonts w:asciiTheme="majorHAnsi" w:eastAsia="Times New Roman" w:hAnsiTheme="majorHAnsi" w:cs="Arial"/>
                      <w:b/>
                      <w:color w:val="000000" w:themeColor="text1"/>
                      <w:sz w:val="20"/>
                      <w:szCs w:val="20"/>
                    </w:rPr>
                  </w:rPrChange>
                </w:rPr>
                <w:t>Methods</w:t>
              </w:r>
            </w:ins>
          </w:p>
        </w:tc>
        <w:tc>
          <w:tcPr>
            <w:tcW w:w="2439" w:type="dxa"/>
            <w:tcPrChange w:id="283" w:author="Aditya" w:date="2017-12-01T05:43:00Z">
              <w:tcPr>
                <w:tcW w:w="2260" w:type="dxa"/>
              </w:tcPr>
            </w:tcPrChange>
          </w:tcPr>
          <w:p w14:paraId="59039E41"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84" w:author="Aditya" w:date="2017-12-01T05:42:00Z"/>
                <w:rFonts w:ascii="Arial" w:hAnsi="Arial" w:cs="Arial"/>
                <w:sz w:val="17"/>
                <w:szCs w:val="17"/>
                <w:rPrChange w:id="285" w:author="Aditya" w:date="2017-12-01T05:44:00Z">
                  <w:rPr>
                    <w:ins w:id="286" w:author="Aditya" w:date="2017-12-01T05:42:00Z"/>
                    <w:rFonts w:asciiTheme="majorHAnsi" w:hAnsiTheme="majorHAnsi" w:cs="Arial"/>
                    <w:sz w:val="20"/>
                    <w:szCs w:val="20"/>
                  </w:rPr>
                </w:rPrChange>
              </w:rPr>
            </w:pPr>
            <w:ins w:id="287" w:author="Aditya" w:date="2017-12-01T05:42:00Z">
              <w:r w:rsidRPr="00D902CD">
                <w:rPr>
                  <w:rFonts w:ascii="Arial" w:hAnsi="Arial" w:cs="Arial"/>
                  <w:sz w:val="17"/>
                  <w:szCs w:val="17"/>
                  <w:rPrChange w:id="288" w:author="Aditya" w:date="2017-12-01T05:44:00Z">
                    <w:rPr>
                      <w:rFonts w:asciiTheme="majorHAnsi" w:hAnsiTheme="majorHAnsi" w:cs="Arial"/>
                      <w:sz w:val="20"/>
                      <w:szCs w:val="20"/>
                    </w:rPr>
                  </w:rPrChange>
                </w:rPr>
                <w:t>8</w:t>
              </w:r>
            </w:ins>
          </w:p>
        </w:tc>
      </w:tr>
      <w:tr w:rsidR="001B1261" w:rsidRPr="00C47B4A" w14:paraId="69001267" w14:textId="77777777" w:rsidTr="001B1261">
        <w:trPr>
          <w:trHeight w:val="308"/>
          <w:ins w:id="289" w:author="Aditya" w:date="2017-12-01T05:42:00Z"/>
          <w:trPrChange w:id="290" w:author="Aditya" w:date="2017-12-01T05:43:00Z">
            <w:trPr>
              <w:trHeight w:val="295"/>
            </w:trPr>
          </w:trPrChange>
        </w:trPr>
        <w:tc>
          <w:tcPr>
            <w:tcW w:w="8149" w:type="dxa"/>
            <w:tcPrChange w:id="291" w:author="Aditya" w:date="2017-12-01T05:43:00Z">
              <w:tcPr>
                <w:tcW w:w="7551" w:type="dxa"/>
              </w:tcPr>
            </w:tcPrChange>
          </w:tcPr>
          <w:p w14:paraId="3F50F045"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92" w:author="Aditya" w:date="2017-12-01T05:42:00Z"/>
                <w:rFonts w:ascii="Arial" w:hAnsi="Arial" w:cs="Arial"/>
                <w:sz w:val="17"/>
                <w:szCs w:val="17"/>
                <w:rPrChange w:id="293" w:author="Aditya" w:date="2017-12-01T05:44:00Z">
                  <w:rPr>
                    <w:ins w:id="294" w:author="Aditya" w:date="2017-12-01T05:42:00Z"/>
                    <w:rFonts w:asciiTheme="majorHAnsi" w:hAnsiTheme="majorHAnsi" w:cs="Arial"/>
                    <w:sz w:val="20"/>
                    <w:szCs w:val="20"/>
                  </w:rPr>
                </w:rPrChange>
              </w:rPr>
            </w:pPr>
            <w:ins w:id="295" w:author="Aditya" w:date="2017-12-01T05:42:00Z">
              <w:r w:rsidRPr="00D902CD">
                <w:rPr>
                  <w:rFonts w:ascii="Arial" w:eastAsia="Times New Roman" w:hAnsi="Arial" w:cs="Arial"/>
                  <w:color w:val="000000" w:themeColor="text1"/>
                  <w:sz w:val="17"/>
                  <w:szCs w:val="17"/>
                  <w:rPrChange w:id="296" w:author="Aditya" w:date="2017-12-01T05:44:00Z">
                    <w:rPr>
                      <w:rFonts w:asciiTheme="majorHAnsi" w:eastAsia="Times New Roman" w:hAnsiTheme="majorHAnsi" w:cs="Arial"/>
                      <w:b/>
                      <w:color w:val="000000" w:themeColor="text1"/>
                      <w:sz w:val="20"/>
                      <w:szCs w:val="20"/>
                    </w:rPr>
                  </w:rPrChange>
                </w:rPr>
                <w:t>Development Scenario</w:t>
              </w:r>
            </w:ins>
          </w:p>
        </w:tc>
        <w:tc>
          <w:tcPr>
            <w:tcW w:w="2439" w:type="dxa"/>
            <w:tcPrChange w:id="297" w:author="Aditya" w:date="2017-12-01T05:43:00Z">
              <w:tcPr>
                <w:tcW w:w="2260" w:type="dxa"/>
              </w:tcPr>
            </w:tcPrChange>
          </w:tcPr>
          <w:p w14:paraId="1F1E506C"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298" w:author="Aditya" w:date="2017-12-01T05:42:00Z"/>
                <w:rFonts w:ascii="Arial" w:hAnsi="Arial" w:cs="Arial"/>
                <w:sz w:val="17"/>
                <w:szCs w:val="17"/>
                <w:rPrChange w:id="299" w:author="Aditya" w:date="2017-12-01T05:44:00Z">
                  <w:rPr>
                    <w:ins w:id="300" w:author="Aditya" w:date="2017-12-01T05:42:00Z"/>
                    <w:rFonts w:asciiTheme="majorHAnsi" w:hAnsiTheme="majorHAnsi" w:cs="Arial"/>
                    <w:sz w:val="20"/>
                    <w:szCs w:val="20"/>
                  </w:rPr>
                </w:rPrChange>
              </w:rPr>
            </w:pPr>
            <w:ins w:id="301" w:author="Aditya" w:date="2017-12-01T05:42:00Z">
              <w:r w:rsidRPr="00D902CD">
                <w:rPr>
                  <w:rFonts w:ascii="Arial" w:hAnsi="Arial" w:cs="Arial"/>
                  <w:sz w:val="17"/>
                  <w:szCs w:val="17"/>
                  <w:rPrChange w:id="302" w:author="Aditya" w:date="2017-12-01T05:44:00Z">
                    <w:rPr>
                      <w:rFonts w:asciiTheme="majorHAnsi" w:hAnsiTheme="majorHAnsi" w:cs="Arial"/>
                      <w:sz w:val="20"/>
                      <w:szCs w:val="20"/>
                    </w:rPr>
                  </w:rPrChange>
                </w:rPr>
                <w:t>8</w:t>
              </w:r>
            </w:ins>
          </w:p>
        </w:tc>
      </w:tr>
      <w:tr w:rsidR="001B1261" w:rsidRPr="00C47B4A" w14:paraId="5FE5AEEC" w14:textId="77777777" w:rsidTr="001B1261">
        <w:trPr>
          <w:trHeight w:val="308"/>
          <w:ins w:id="303" w:author="Aditya" w:date="2017-12-01T05:42:00Z"/>
          <w:trPrChange w:id="304" w:author="Aditya" w:date="2017-12-01T05:43:00Z">
            <w:trPr>
              <w:trHeight w:val="295"/>
            </w:trPr>
          </w:trPrChange>
        </w:trPr>
        <w:tc>
          <w:tcPr>
            <w:tcW w:w="8149" w:type="dxa"/>
            <w:tcPrChange w:id="305" w:author="Aditya" w:date="2017-12-01T05:43:00Z">
              <w:tcPr>
                <w:tcW w:w="7551" w:type="dxa"/>
              </w:tcPr>
            </w:tcPrChange>
          </w:tcPr>
          <w:p w14:paraId="42CEEB16"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tabs>
                <w:tab w:val="left" w:pos="4547"/>
              </w:tabs>
              <w:rPr>
                <w:ins w:id="306" w:author="Aditya" w:date="2017-12-01T05:42:00Z"/>
                <w:rFonts w:ascii="Arial" w:hAnsi="Arial" w:cs="Arial"/>
                <w:sz w:val="17"/>
                <w:szCs w:val="17"/>
                <w:rPrChange w:id="307" w:author="Aditya" w:date="2017-12-01T05:44:00Z">
                  <w:rPr>
                    <w:ins w:id="308" w:author="Aditya" w:date="2017-12-01T05:42:00Z"/>
                    <w:rFonts w:asciiTheme="majorHAnsi" w:hAnsiTheme="majorHAnsi" w:cs="Arial"/>
                    <w:sz w:val="20"/>
                    <w:szCs w:val="20"/>
                  </w:rPr>
                </w:rPrChange>
              </w:rPr>
            </w:pPr>
            <w:ins w:id="309" w:author="Aditya" w:date="2017-12-01T05:42:00Z">
              <w:r w:rsidRPr="00D902CD">
                <w:rPr>
                  <w:rFonts w:ascii="Arial" w:eastAsia="Times New Roman" w:hAnsi="Arial" w:cs="Arial"/>
                  <w:color w:val="000000" w:themeColor="text1"/>
                  <w:sz w:val="17"/>
                  <w:szCs w:val="17"/>
                  <w:rPrChange w:id="310" w:author="Aditya" w:date="2017-12-01T05:44:00Z">
                    <w:rPr>
                      <w:rFonts w:asciiTheme="majorHAnsi" w:eastAsia="Times New Roman" w:hAnsiTheme="majorHAnsi" w:cs="Arial"/>
                      <w:b/>
                      <w:color w:val="000000" w:themeColor="text1"/>
                      <w:sz w:val="20"/>
                      <w:szCs w:val="20"/>
                    </w:rPr>
                  </w:rPrChange>
                </w:rPr>
                <w:t>Setting up Prerequisites</w:t>
              </w:r>
              <w:r w:rsidRPr="00D902CD">
                <w:rPr>
                  <w:rFonts w:ascii="Arial" w:hAnsi="Arial" w:cs="Arial"/>
                  <w:sz w:val="17"/>
                  <w:szCs w:val="17"/>
                  <w:rPrChange w:id="311" w:author="Aditya" w:date="2017-12-01T05:44:00Z">
                    <w:rPr>
                      <w:rFonts w:asciiTheme="majorHAnsi" w:hAnsiTheme="majorHAnsi" w:cs="Arial"/>
                      <w:sz w:val="20"/>
                      <w:szCs w:val="20"/>
                    </w:rPr>
                  </w:rPrChange>
                </w:rPr>
                <w:tab/>
              </w:r>
            </w:ins>
          </w:p>
        </w:tc>
        <w:tc>
          <w:tcPr>
            <w:tcW w:w="2439" w:type="dxa"/>
            <w:tcPrChange w:id="312" w:author="Aditya" w:date="2017-12-01T05:43:00Z">
              <w:tcPr>
                <w:tcW w:w="2260" w:type="dxa"/>
              </w:tcPr>
            </w:tcPrChange>
          </w:tcPr>
          <w:p w14:paraId="171D7387"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13" w:author="Aditya" w:date="2017-12-01T05:42:00Z"/>
                <w:rFonts w:ascii="Arial" w:hAnsi="Arial" w:cs="Arial"/>
                <w:sz w:val="17"/>
                <w:szCs w:val="17"/>
                <w:rPrChange w:id="314" w:author="Aditya" w:date="2017-12-01T05:44:00Z">
                  <w:rPr>
                    <w:ins w:id="315" w:author="Aditya" w:date="2017-12-01T05:42:00Z"/>
                    <w:rFonts w:asciiTheme="majorHAnsi" w:hAnsiTheme="majorHAnsi" w:cs="Arial"/>
                    <w:sz w:val="20"/>
                    <w:szCs w:val="20"/>
                  </w:rPr>
                </w:rPrChange>
              </w:rPr>
            </w:pPr>
            <w:ins w:id="316" w:author="Aditya" w:date="2017-12-01T05:42:00Z">
              <w:r w:rsidRPr="00D902CD">
                <w:rPr>
                  <w:rFonts w:ascii="Arial" w:hAnsi="Arial" w:cs="Arial"/>
                  <w:sz w:val="17"/>
                  <w:szCs w:val="17"/>
                  <w:rPrChange w:id="317" w:author="Aditya" w:date="2017-12-01T05:44:00Z">
                    <w:rPr>
                      <w:rFonts w:asciiTheme="majorHAnsi" w:hAnsiTheme="majorHAnsi" w:cs="Arial"/>
                      <w:sz w:val="20"/>
                      <w:szCs w:val="20"/>
                    </w:rPr>
                  </w:rPrChange>
                </w:rPr>
                <w:t>11</w:t>
              </w:r>
            </w:ins>
          </w:p>
        </w:tc>
      </w:tr>
      <w:tr w:rsidR="001B1261" w:rsidRPr="00C47B4A" w14:paraId="61DD1D5A" w14:textId="77777777" w:rsidTr="001B1261">
        <w:trPr>
          <w:trHeight w:val="308"/>
          <w:ins w:id="318" w:author="Aditya" w:date="2017-12-01T05:42:00Z"/>
          <w:trPrChange w:id="319" w:author="Aditya" w:date="2017-12-01T05:43:00Z">
            <w:trPr>
              <w:trHeight w:val="295"/>
            </w:trPr>
          </w:trPrChange>
        </w:trPr>
        <w:tc>
          <w:tcPr>
            <w:tcW w:w="8149" w:type="dxa"/>
            <w:tcPrChange w:id="320" w:author="Aditya" w:date="2017-12-01T05:43:00Z">
              <w:tcPr>
                <w:tcW w:w="7551" w:type="dxa"/>
              </w:tcPr>
            </w:tcPrChange>
          </w:tcPr>
          <w:p w14:paraId="09748C5F" w14:textId="77777777" w:rsidR="001B1261" w:rsidRPr="00D902CD" w:rsidRDefault="001B1261" w:rsidP="00856861">
            <w:pPr>
              <w:spacing w:line="360" w:lineRule="auto"/>
              <w:jc w:val="both"/>
              <w:rPr>
                <w:ins w:id="321" w:author="Aditya" w:date="2017-12-01T05:42:00Z"/>
                <w:rFonts w:ascii="Arial" w:eastAsia="Times New Roman" w:hAnsi="Arial" w:cs="Arial"/>
                <w:color w:val="000000" w:themeColor="text1"/>
                <w:sz w:val="17"/>
                <w:szCs w:val="17"/>
                <w:rPrChange w:id="322" w:author="Aditya" w:date="2017-12-01T05:44:00Z">
                  <w:rPr>
                    <w:ins w:id="323" w:author="Aditya" w:date="2017-12-01T05:42:00Z"/>
                    <w:rFonts w:asciiTheme="majorHAnsi" w:eastAsia="Times New Roman" w:hAnsiTheme="majorHAnsi" w:cs="Arial"/>
                    <w:color w:val="000000" w:themeColor="text1"/>
                    <w:sz w:val="20"/>
                    <w:szCs w:val="20"/>
                  </w:rPr>
                </w:rPrChange>
              </w:rPr>
            </w:pPr>
            <w:ins w:id="324" w:author="Aditya" w:date="2017-12-01T05:42:00Z">
              <w:r w:rsidRPr="00D902CD">
                <w:rPr>
                  <w:rFonts w:ascii="Arial" w:eastAsia="Times New Roman" w:hAnsi="Arial" w:cs="Arial"/>
                  <w:color w:val="000000" w:themeColor="text1"/>
                  <w:sz w:val="17"/>
                  <w:szCs w:val="17"/>
                  <w:rPrChange w:id="325" w:author="Aditya" w:date="2017-12-01T05:44:00Z">
                    <w:rPr>
                      <w:rFonts w:asciiTheme="majorHAnsi" w:eastAsia="Times New Roman" w:hAnsiTheme="majorHAnsi" w:cs="Arial"/>
                      <w:b/>
                      <w:color w:val="000000" w:themeColor="text1"/>
                      <w:sz w:val="20"/>
                      <w:szCs w:val="20"/>
                    </w:rPr>
                  </w:rPrChange>
                </w:rPr>
                <w:t xml:space="preserve">Implementation </w:t>
              </w:r>
            </w:ins>
          </w:p>
        </w:tc>
        <w:tc>
          <w:tcPr>
            <w:tcW w:w="2439" w:type="dxa"/>
            <w:tcPrChange w:id="326" w:author="Aditya" w:date="2017-12-01T05:43:00Z">
              <w:tcPr>
                <w:tcW w:w="2260" w:type="dxa"/>
              </w:tcPr>
            </w:tcPrChange>
          </w:tcPr>
          <w:p w14:paraId="5739DCEC"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27" w:author="Aditya" w:date="2017-12-01T05:42:00Z"/>
                <w:rFonts w:ascii="Arial" w:hAnsi="Arial" w:cs="Arial"/>
                <w:sz w:val="17"/>
                <w:szCs w:val="17"/>
                <w:rPrChange w:id="328" w:author="Aditya" w:date="2017-12-01T05:44:00Z">
                  <w:rPr>
                    <w:ins w:id="329" w:author="Aditya" w:date="2017-12-01T05:42:00Z"/>
                    <w:rFonts w:asciiTheme="majorHAnsi" w:hAnsiTheme="majorHAnsi" w:cs="Arial"/>
                    <w:sz w:val="20"/>
                    <w:szCs w:val="20"/>
                  </w:rPr>
                </w:rPrChange>
              </w:rPr>
            </w:pPr>
            <w:ins w:id="330" w:author="Aditya" w:date="2017-12-01T05:42:00Z">
              <w:r w:rsidRPr="00D902CD">
                <w:rPr>
                  <w:rFonts w:ascii="Arial" w:hAnsi="Arial" w:cs="Arial"/>
                  <w:sz w:val="17"/>
                  <w:szCs w:val="17"/>
                  <w:rPrChange w:id="331" w:author="Aditya" w:date="2017-12-01T05:44:00Z">
                    <w:rPr>
                      <w:rFonts w:asciiTheme="majorHAnsi" w:hAnsiTheme="majorHAnsi" w:cs="Arial"/>
                      <w:sz w:val="20"/>
                      <w:szCs w:val="20"/>
                    </w:rPr>
                  </w:rPrChange>
                </w:rPr>
                <w:t>12</w:t>
              </w:r>
            </w:ins>
          </w:p>
        </w:tc>
      </w:tr>
      <w:tr w:rsidR="001B1261" w:rsidRPr="00C47B4A" w14:paraId="27B4C4CB" w14:textId="77777777" w:rsidTr="001B1261">
        <w:trPr>
          <w:trHeight w:val="308"/>
          <w:ins w:id="332" w:author="Aditya" w:date="2017-12-01T05:42:00Z"/>
          <w:trPrChange w:id="333" w:author="Aditya" w:date="2017-12-01T05:43:00Z">
            <w:trPr>
              <w:trHeight w:val="295"/>
            </w:trPr>
          </w:trPrChange>
        </w:trPr>
        <w:tc>
          <w:tcPr>
            <w:tcW w:w="8149" w:type="dxa"/>
            <w:tcPrChange w:id="334" w:author="Aditya" w:date="2017-12-01T05:43:00Z">
              <w:tcPr>
                <w:tcW w:w="7551" w:type="dxa"/>
              </w:tcPr>
            </w:tcPrChange>
          </w:tcPr>
          <w:p w14:paraId="7ABBFACE"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35" w:author="Aditya" w:date="2017-12-01T05:42:00Z"/>
                <w:rFonts w:ascii="Arial" w:hAnsi="Arial" w:cs="Arial"/>
                <w:sz w:val="17"/>
                <w:szCs w:val="17"/>
                <w:rPrChange w:id="336" w:author="Aditya" w:date="2017-12-01T05:44:00Z">
                  <w:rPr>
                    <w:ins w:id="337" w:author="Aditya" w:date="2017-12-01T05:42:00Z"/>
                    <w:rFonts w:asciiTheme="majorHAnsi" w:hAnsiTheme="majorHAnsi" w:cs="Arial"/>
                    <w:sz w:val="20"/>
                    <w:szCs w:val="20"/>
                  </w:rPr>
                </w:rPrChange>
              </w:rPr>
            </w:pPr>
            <w:ins w:id="338" w:author="Aditya" w:date="2017-12-01T05:42:00Z">
              <w:r w:rsidRPr="00D902CD">
                <w:rPr>
                  <w:rFonts w:ascii="Arial" w:eastAsia="Times New Roman" w:hAnsi="Arial" w:cs="Arial"/>
                  <w:color w:val="000000" w:themeColor="text1"/>
                  <w:sz w:val="17"/>
                  <w:szCs w:val="17"/>
                  <w:rPrChange w:id="339" w:author="Aditya" w:date="2017-12-01T05:44:00Z">
                    <w:rPr>
                      <w:rFonts w:asciiTheme="majorHAnsi" w:eastAsia="Times New Roman" w:hAnsiTheme="majorHAnsi" w:cs="Arial"/>
                      <w:b/>
                      <w:color w:val="000000" w:themeColor="text1"/>
                      <w:sz w:val="20"/>
                      <w:szCs w:val="20"/>
                    </w:rPr>
                  </w:rPrChange>
                </w:rPr>
                <w:t>Results</w:t>
              </w:r>
            </w:ins>
          </w:p>
        </w:tc>
        <w:tc>
          <w:tcPr>
            <w:tcW w:w="2439" w:type="dxa"/>
            <w:tcPrChange w:id="340" w:author="Aditya" w:date="2017-12-01T05:43:00Z">
              <w:tcPr>
                <w:tcW w:w="2260" w:type="dxa"/>
              </w:tcPr>
            </w:tcPrChange>
          </w:tcPr>
          <w:p w14:paraId="1891AD5F"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41" w:author="Aditya" w:date="2017-12-01T05:42:00Z"/>
                <w:rFonts w:ascii="Arial" w:hAnsi="Arial" w:cs="Arial"/>
                <w:sz w:val="17"/>
                <w:szCs w:val="17"/>
                <w:rPrChange w:id="342" w:author="Aditya" w:date="2017-12-01T05:44:00Z">
                  <w:rPr>
                    <w:ins w:id="343" w:author="Aditya" w:date="2017-12-01T05:42:00Z"/>
                    <w:rFonts w:asciiTheme="majorHAnsi" w:hAnsiTheme="majorHAnsi" w:cs="Arial"/>
                    <w:sz w:val="20"/>
                    <w:szCs w:val="20"/>
                  </w:rPr>
                </w:rPrChange>
              </w:rPr>
            </w:pPr>
            <w:ins w:id="344" w:author="Aditya" w:date="2017-12-01T05:42:00Z">
              <w:r w:rsidRPr="00D902CD">
                <w:rPr>
                  <w:rFonts w:ascii="Arial" w:hAnsi="Arial" w:cs="Arial"/>
                  <w:sz w:val="17"/>
                  <w:szCs w:val="17"/>
                  <w:rPrChange w:id="345" w:author="Aditya" w:date="2017-12-01T05:44:00Z">
                    <w:rPr>
                      <w:rFonts w:asciiTheme="majorHAnsi" w:hAnsiTheme="majorHAnsi" w:cs="Arial"/>
                      <w:sz w:val="20"/>
                      <w:szCs w:val="20"/>
                    </w:rPr>
                  </w:rPrChange>
                </w:rPr>
                <w:t>13</w:t>
              </w:r>
            </w:ins>
          </w:p>
        </w:tc>
      </w:tr>
      <w:tr w:rsidR="001B1261" w:rsidRPr="00C47B4A" w14:paraId="25904530" w14:textId="77777777" w:rsidTr="001B1261">
        <w:trPr>
          <w:trHeight w:val="308"/>
          <w:ins w:id="346" w:author="Aditya" w:date="2017-12-01T05:42:00Z"/>
          <w:trPrChange w:id="347" w:author="Aditya" w:date="2017-12-01T05:43:00Z">
            <w:trPr>
              <w:trHeight w:val="295"/>
            </w:trPr>
          </w:trPrChange>
        </w:trPr>
        <w:tc>
          <w:tcPr>
            <w:tcW w:w="8149" w:type="dxa"/>
            <w:tcPrChange w:id="348" w:author="Aditya" w:date="2017-12-01T05:43:00Z">
              <w:tcPr>
                <w:tcW w:w="7551" w:type="dxa"/>
              </w:tcPr>
            </w:tcPrChange>
          </w:tcPr>
          <w:p w14:paraId="5CEE6AD3"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49" w:author="Aditya" w:date="2017-12-01T05:42:00Z"/>
                <w:rFonts w:ascii="Arial" w:hAnsi="Arial" w:cs="Arial"/>
                <w:sz w:val="17"/>
                <w:szCs w:val="17"/>
                <w:rPrChange w:id="350" w:author="Aditya" w:date="2017-12-01T05:44:00Z">
                  <w:rPr>
                    <w:ins w:id="351" w:author="Aditya" w:date="2017-12-01T05:42:00Z"/>
                    <w:rFonts w:asciiTheme="majorHAnsi" w:hAnsiTheme="majorHAnsi" w:cs="Arial"/>
                    <w:sz w:val="20"/>
                    <w:szCs w:val="20"/>
                  </w:rPr>
                </w:rPrChange>
              </w:rPr>
            </w:pPr>
            <w:ins w:id="352" w:author="Aditya" w:date="2017-12-01T05:42:00Z">
              <w:r w:rsidRPr="00D902CD">
                <w:rPr>
                  <w:rFonts w:ascii="Arial" w:eastAsia="Times New Roman" w:hAnsi="Arial" w:cs="Arial"/>
                  <w:color w:val="000000" w:themeColor="text1"/>
                  <w:sz w:val="17"/>
                  <w:szCs w:val="17"/>
                  <w:rPrChange w:id="353" w:author="Aditya" w:date="2017-12-01T05:44:00Z">
                    <w:rPr>
                      <w:rFonts w:asciiTheme="majorHAnsi" w:eastAsia="Times New Roman" w:hAnsiTheme="majorHAnsi" w:cs="Arial"/>
                      <w:b/>
                      <w:color w:val="000000" w:themeColor="text1"/>
                      <w:sz w:val="20"/>
                      <w:szCs w:val="20"/>
                    </w:rPr>
                  </w:rPrChange>
                </w:rPr>
                <w:t>Evaluation</w:t>
              </w:r>
            </w:ins>
          </w:p>
        </w:tc>
        <w:tc>
          <w:tcPr>
            <w:tcW w:w="2439" w:type="dxa"/>
            <w:tcPrChange w:id="354" w:author="Aditya" w:date="2017-12-01T05:43:00Z">
              <w:tcPr>
                <w:tcW w:w="2260" w:type="dxa"/>
              </w:tcPr>
            </w:tcPrChange>
          </w:tcPr>
          <w:p w14:paraId="4184FAA4"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55" w:author="Aditya" w:date="2017-12-01T05:42:00Z"/>
                <w:rFonts w:ascii="Arial" w:hAnsi="Arial" w:cs="Arial"/>
                <w:sz w:val="17"/>
                <w:szCs w:val="17"/>
                <w:rPrChange w:id="356" w:author="Aditya" w:date="2017-12-01T05:44:00Z">
                  <w:rPr>
                    <w:ins w:id="357" w:author="Aditya" w:date="2017-12-01T05:42:00Z"/>
                    <w:rFonts w:asciiTheme="majorHAnsi" w:hAnsiTheme="majorHAnsi" w:cs="Arial"/>
                    <w:sz w:val="20"/>
                    <w:szCs w:val="20"/>
                  </w:rPr>
                </w:rPrChange>
              </w:rPr>
            </w:pPr>
            <w:ins w:id="358" w:author="Aditya" w:date="2017-12-01T05:42:00Z">
              <w:r w:rsidRPr="00D902CD">
                <w:rPr>
                  <w:rFonts w:ascii="Arial" w:hAnsi="Arial" w:cs="Arial"/>
                  <w:sz w:val="17"/>
                  <w:szCs w:val="17"/>
                  <w:rPrChange w:id="359" w:author="Aditya" w:date="2017-12-01T05:44:00Z">
                    <w:rPr>
                      <w:rFonts w:asciiTheme="majorHAnsi" w:hAnsiTheme="majorHAnsi" w:cs="Arial"/>
                      <w:sz w:val="20"/>
                      <w:szCs w:val="20"/>
                    </w:rPr>
                  </w:rPrChange>
                </w:rPr>
                <w:t>17</w:t>
              </w:r>
            </w:ins>
          </w:p>
        </w:tc>
      </w:tr>
      <w:tr w:rsidR="001B1261" w:rsidRPr="00C47B4A" w14:paraId="0AAF304E" w14:textId="77777777" w:rsidTr="001B1261">
        <w:trPr>
          <w:trHeight w:val="308"/>
          <w:ins w:id="360" w:author="Aditya" w:date="2017-12-01T05:42:00Z"/>
          <w:trPrChange w:id="361" w:author="Aditya" w:date="2017-12-01T05:43:00Z">
            <w:trPr>
              <w:trHeight w:val="295"/>
            </w:trPr>
          </w:trPrChange>
        </w:trPr>
        <w:tc>
          <w:tcPr>
            <w:tcW w:w="8149" w:type="dxa"/>
            <w:tcPrChange w:id="362" w:author="Aditya" w:date="2017-12-01T05:43:00Z">
              <w:tcPr>
                <w:tcW w:w="7551" w:type="dxa"/>
              </w:tcPr>
            </w:tcPrChange>
          </w:tcPr>
          <w:p w14:paraId="2ABB1396"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63" w:author="Aditya" w:date="2017-12-01T05:42:00Z"/>
                <w:rFonts w:ascii="Arial" w:hAnsi="Arial" w:cs="Arial"/>
                <w:sz w:val="17"/>
                <w:szCs w:val="17"/>
                <w:rPrChange w:id="364" w:author="Aditya" w:date="2017-12-01T05:44:00Z">
                  <w:rPr>
                    <w:ins w:id="365" w:author="Aditya" w:date="2017-12-01T05:42:00Z"/>
                    <w:rFonts w:asciiTheme="majorHAnsi" w:hAnsiTheme="majorHAnsi" w:cs="Arial"/>
                    <w:sz w:val="20"/>
                    <w:szCs w:val="20"/>
                  </w:rPr>
                </w:rPrChange>
              </w:rPr>
            </w:pPr>
            <w:ins w:id="366" w:author="Aditya" w:date="2017-12-01T05:42:00Z">
              <w:r w:rsidRPr="00D902CD">
                <w:rPr>
                  <w:rFonts w:ascii="Arial" w:eastAsia="Times New Roman" w:hAnsi="Arial" w:cs="Arial"/>
                  <w:color w:val="000000" w:themeColor="text1"/>
                  <w:sz w:val="17"/>
                  <w:szCs w:val="17"/>
                  <w:rPrChange w:id="367" w:author="Aditya" w:date="2017-12-01T05:44:00Z">
                    <w:rPr>
                      <w:rFonts w:asciiTheme="majorHAnsi" w:eastAsia="Times New Roman" w:hAnsiTheme="majorHAnsi" w:cs="Arial"/>
                      <w:b/>
                      <w:color w:val="000000" w:themeColor="text1"/>
                      <w:sz w:val="20"/>
                      <w:szCs w:val="20"/>
                    </w:rPr>
                  </w:rPrChange>
                </w:rPr>
                <w:t>Reflections</w:t>
              </w:r>
            </w:ins>
          </w:p>
        </w:tc>
        <w:tc>
          <w:tcPr>
            <w:tcW w:w="2439" w:type="dxa"/>
            <w:tcPrChange w:id="368" w:author="Aditya" w:date="2017-12-01T05:43:00Z">
              <w:tcPr>
                <w:tcW w:w="2260" w:type="dxa"/>
              </w:tcPr>
            </w:tcPrChange>
          </w:tcPr>
          <w:p w14:paraId="65EB3077"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69" w:author="Aditya" w:date="2017-12-01T05:42:00Z"/>
                <w:rFonts w:ascii="Arial" w:hAnsi="Arial" w:cs="Arial"/>
                <w:sz w:val="17"/>
                <w:szCs w:val="17"/>
                <w:rPrChange w:id="370" w:author="Aditya" w:date="2017-12-01T05:44:00Z">
                  <w:rPr>
                    <w:ins w:id="371" w:author="Aditya" w:date="2017-12-01T05:42:00Z"/>
                    <w:rFonts w:asciiTheme="majorHAnsi" w:hAnsiTheme="majorHAnsi" w:cs="Arial"/>
                    <w:sz w:val="20"/>
                    <w:szCs w:val="20"/>
                  </w:rPr>
                </w:rPrChange>
              </w:rPr>
            </w:pPr>
            <w:ins w:id="372" w:author="Aditya" w:date="2017-12-01T05:42:00Z">
              <w:r w:rsidRPr="00D902CD">
                <w:rPr>
                  <w:rFonts w:ascii="Arial" w:hAnsi="Arial" w:cs="Arial"/>
                  <w:sz w:val="17"/>
                  <w:szCs w:val="17"/>
                  <w:rPrChange w:id="373" w:author="Aditya" w:date="2017-12-01T05:44:00Z">
                    <w:rPr>
                      <w:rFonts w:asciiTheme="majorHAnsi" w:hAnsiTheme="majorHAnsi" w:cs="Arial"/>
                      <w:sz w:val="20"/>
                      <w:szCs w:val="20"/>
                    </w:rPr>
                  </w:rPrChange>
                </w:rPr>
                <w:t>17</w:t>
              </w:r>
            </w:ins>
          </w:p>
        </w:tc>
      </w:tr>
      <w:tr w:rsidR="001B1261" w:rsidRPr="00C47B4A" w14:paraId="4644F5AA" w14:textId="77777777" w:rsidTr="001B1261">
        <w:trPr>
          <w:trHeight w:val="308"/>
          <w:ins w:id="374" w:author="Aditya" w:date="2017-12-01T05:42:00Z"/>
          <w:trPrChange w:id="375" w:author="Aditya" w:date="2017-12-01T05:43:00Z">
            <w:trPr>
              <w:trHeight w:val="295"/>
            </w:trPr>
          </w:trPrChange>
        </w:trPr>
        <w:tc>
          <w:tcPr>
            <w:tcW w:w="8149" w:type="dxa"/>
            <w:tcPrChange w:id="376" w:author="Aditya" w:date="2017-12-01T05:43:00Z">
              <w:tcPr>
                <w:tcW w:w="7551" w:type="dxa"/>
              </w:tcPr>
            </w:tcPrChange>
          </w:tcPr>
          <w:p w14:paraId="7DDCE976"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77" w:author="Aditya" w:date="2017-12-01T05:42:00Z"/>
                <w:rFonts w:ascii="Arial" w:hAnsi="Arial" w:cs="Arial"/>
                <w:sz w:val="17"/>
                <w:szCs w:val="17"/>
                <w:rPrChange w:id="378" w:author="Aditya" w:date="2017-12-01T05:44:00Z">
                  <w:rPr>
                    <w:ins w:id="379" w:author="Aditya" w:date="2017-12-01T05:42:00Z"/>
                    <w:rFonts w:asciiTheme="majorHAnsi" w:hAnsiTheme="majorHAnsi" w:cs="Arial"/>
                    <w:sz w:val="20"/>
                    <w:szCs w:val="20"/>
                  </w:rPr>
                </w:rPrChange>
              </w:rPr>
            </w:pPr>
            <w:ins w:id="380" w:author="Aditya" w:date="2017-12-01T05:42:00Z">
              <w:r w:rsidRPr="00D902CD">
                <w:rPr>
                  <w:rFonts w:ascii="Arial" w:eastAsia="Times New Roman" w:hAnsi="Arial" w:cs="Arial"/>
                  <w:color w:val="000000" w:themeColor="text1"/>
                  <w:sz w:val="17"/>
                  <w:szCs w:val="17"/>
                  <w:rPrChange w:id="381" w:author="Aditya" w:date="2017-12-01T05:44:00Z">
                    <w:rPr>
                      <w:rFonts w:asciiTheme="majorHAnsi" w:eastAsia="Times New Roman" w:hAnsiTheme="majorHAnsi" w:cs="Arial"/>
                      <w:b/>
                      <w:color w:val="000000" w:themeColor="text1"/>
                      <w:sz w:val="20"/>
                      <w:szCs w:val="20"/>
                    </w:rPr>
                  </w:rPrChange>
                </w:rPr>
                <w:t>Future Work</w:t>
              </w:r>
            </w:ins>
          </w:p>
        </w:tc>
        <w:tc>
          <w:tcPr>
            <w:tcW w:w="2439" w:type="dxa"/>
            <w:tcPrChange w:id="382" w:author="Aditya" w:date="2017-12-01T05:43:00Z">
              <w:tcPr>
                <w:tcW w:w="2260" w:type="dxa"/>
              </w:tcPr>
            </w:tcPrChange>
          </w:tcPr>
          <w:p w14:paraId="1EF55EDD"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83" w:author="Aditya" w:date="2017-12-01T05:42:00Z"/>
                <w:rFonts w:ascii="Arial" w:hAnsi="Arial" w:cs="Arial"/>
                <w:sz w:val="17"/>
                <w:szCs w:val="17"/>
                <w:rPrChange w:id="384" w:author="Aditya" w:date="2017-12-01T05:44:00Z">
                  <w:rPr>
                    <w:ins w:id="385" w:author="Aditya" w:date="2017-12-01T05:42:00Z"/>
                    <w:rFonts w:asciiTheme="majorHAnsi" w:hAnsiTheme="majorHAnsi" w:cs="Arial"/>
                    <w:sz w:val="20"/>
                    <w:szCs w:val="20"/>
                  </w:rPr>
                </w:rPrChange>
              </w:rPr>
            </w:pPr>
            <w:ins w:id="386" w:author="Aditya" w:date="2017-12-01T05:42:00Z">
              <w:r w:rsidRPr="00D902CD">
                <w:rPr>
                  <w:rFonts w:ascii="Arial" w:hAnsi="Arial" w:cs="Arial"/>
                  <w:sz w:val="17"/>
                  <w:szCs w:val="17"/>
                  <w:rPrChange w:id="387" w:author="Aditya" w:date="2017-12-01T05:44:00Z">
                    <w:rPr>
                      <w:rFonts w:asciiTheme="majorHAnsi" w:hAnsiTheme="majorHAnsi" w:cs="Arial"/>
                      <w:sz w:val="20"/>
                      <w:szCs w:val="20"/>
                    </w:rPr>
                  </w:rPrChange>
                </w:rPr>
                <w:t>18</w:t>
              </w:r>
            </w:ins>
          </w:p>
        </w:tc>
      </w:tr>
      <w:tr w:rsidR="001B1261" w:rsidRPr="00C47B4A" w14:paraId="1476A4BC" w14:textId="77777777" w:rsidTr="001B1261">
        <w:trPr>
          <w:trHeight w:val="308"/>
          <w:ins w:id="388" w:author="Aditya" w:date="2017-12-01T05:42:00Z"/>
          <w:trPrChange w:id="389" w:author="Aditya" w:date="2017-12-01T05:43:00Z">
            <w:trPr>
              <w:trHeight w:val="295"/>
            </w:trPr>
          </w:trPrChange>
        </w:trPr>
        <w:tc>
          <w:tcPr>
            <w:tcW w:w="8149" w:type="dxa"/>
            <w:tcPrChange w:id="390" w:author="Aditya" w:date="2017-12-01T05:43:00Z">
              <w:tcPr>
                <w:tcW w:w="7551" w:type="dxa"/>
              </w:tcPr>
            </w:tcPrChange>
          </w:tcPr>
          <w:p w14:paraId="5E914922"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91" w:author="Aditya" w:date="2017-12-01T05:42:00Z"/>
                <w:rFonts w:ascii="Arial" w:hAnsi="Arial" w:cs="Arial"/>
                <w:sz w:val="17"/>
                <w:szCs w:val="17"/>
                <w:rPrChange w:id="392" w:author="Aditya" w:date="2017-12-01T05:44:00Z">
                  <w:rPr>
                    <w:ins w:id="393" w:author="Aditya" w:date="2017-12-01T05:42:00Z"/>
                    <w:rFonts w:asciiTheme="majorHAnsi" w:hAnsiTheme="majorHAnsi" w:cs="Arial"/>
                    <w:sz w:val="20"/>
                    <w:szCs w:val="20"/>
                  </w:rPr>
                </w:rPrChange>
              </w:rPr>
            </w:pPr>
            <w:ins w:id="394" w:author="Aditya" w:date="2017-12-01T05:42:00Z">
              <w:r w:rsidRPr="00D902CD">
                <w:rPr>
                  <w:rFonts w:ascii="Arial" w:eastAsia="Times New Roman" w:hAnsi="Arial" w:cs="Arial"/>
                  <w:color w:val="000000" w:themeColor="text1"/>
                  <w:sz w:val="17"/>
                  <w:szCs w:val="17"/>
                  <w:rPrChange w:id="395" w:author="Aditya" w:date="2017-12-01T05:44:00Z">
                    <w:rPr>
                      <w:rFonts w:asciiTheme="majorHAnsi" w:eastAsia="Times New Roman" w:hAnsiTheme="majorHAnsi" w:cs="Arial"/>
                      <w:b/>
                      <w:color w:val="000000" w:themeColor="text1"/>
                      <w:sz w:val="20"/>
                      <w:szCs w:val="20"/>
                    </w:rPr>
                  </w:rPrChange>
                </w:rPr>
                <w:t>Appendix A – Amazon Web Services Terminology</w:t>
              </w:r>
            </w:ins>
          </w:p>
        </w:tc>
        <w:tc>
          <w:tcPr>
            <w:tcW w:w="2439" w:type="dxa"/>
            <w:tcPrChange w:id="396" w:author="Aditya" w:date="2017-12-01T05:43:00Z">
              <w:tcPr>
                <w:tcW w:w="2260" w:type="dxa"/>
              </w:tcPr>
            </w:tcPrChange>
          </w:tcPr>
          <w:p w14:paraId="06AF770B"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397" w:author="Aditya" w:date="2017-12-01T05:42:00Z"/>
                <w:rFonts w:ascii="Arial" w:hAnsi="Arial" w:cs="Arial"/>
                <w:sz w:val="17"/>
                <w:szCs w:val="17"/>
                <w:rPrChange w:id="398" w:author="Aditya" w:date="2017-12-01T05:44:00Z">
                  <w:rPr>
                    <w:ins w:id="399" w:author="Aditya" w:date="2017-12-01T05:42:00Z"/>
                    <w:rFonts w:asciiTheme="majorHAnsi" w:hAnsiTheme="majorHAnsi" w:cs="Arial"/>
                    <w:sz w:val="20"/>
                    <w:szCs w:val="20"/>
                  </w:rPr>
                </w:rPrChange>
              </w:rPr>
            </w:pPr>
            <w:ins w:id="400" w:author="Aditya" w:date="2017-12-01T05:42:00Z">
              <w:r w:rsidRPr="00D902CD">
                <w:rPr>
                  <w:rFonts w:ascii="Arial" w:hAnsi="Arial" w:cs="Arial"/>
                  <w:sz w:val="17"/>
                  <w:szCs w:val="17"/>
                  <w:rPrChange w:id="401" w:author="Aditya" w:date="2017-12-01T05:44:00Z">
                    <w:rPr>
                      <w:rFonts w:asciiTheme="majorHAnsi" w:hAnsiTheme="majorHAnsi" w:cs="Arial"/>
                      <w:sz w:val="20"/>
                      <w:szCs w:val="20"/>
                    </w:rPr>
                  </w:rPrChange>
                </w:rPr>
                <w:t>19</w:t>
              </w:r>
            </w:ins>
          </w:p>
        </w:tc>
      </w:tr>
      <w:tr w:rsidR="001B1261" w:rsidRPr="00C47B4A" w14:paraId="37E7A5F7" w14:textId="77777777" w:rsidTr="001B1261">
        <w:trPr>
          <w:trHeight w:val="308"/>
          <w:ins w:id="402" w:author="Aditya" w:date="2017-12-01T05:42:00Z"/>
          <w:trPrChange w:id="403" w:author="Aditya" w:date="2017-12-01T05:43:00Z">
            <w:trPr>
              <w:trHeight w:val="295"/>
            </w:trPr>
          </w:trPrChange>
        </w:trPr>
        <w:tc>
          <w:tcPr>
            <w:tcW w:w="8149" w:type="dxa"/>
            <w:tcPrChange w:id="404" w:author="Aditya" w:date="2017-12-01T05:43:00Z">
              <w:tcPr>
                <w:tcW w:w="7551" w:type="dxa"/>
              </w:tcPr>
            </w:tcPrChange>
          </w:tcPr>
          <w:p w14:paraId="269A7B91"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405" w:author="Aditya" w:date="2017-12-01T05:42:00Z"/>
                <w:rFonts w:ascii="Arial" w:hAnsi="Arial" w:cs="Arial"/>
                <w:sz w:val="17"/>
                <w:szCs w:val="17"/>
                <w:rPrChange w:id="406" w:author="Aditya" w:date="2017-12-01T05:44:00Z">
                  <w:rPr>
                    <w:ins w:id="407" w:author="Aditya" w:date="2017-12-01T05:42:00Z"/>
                    <w:rFonts w:asciiTheme="majorHAnsi" w:hAnsiTheme="majorHAnsi" w:cs="Arial"/>
                    <w:sz w:val="20"/>
                    <w:szCs w:val="20"/>
                  </w:rPr>
                </w:rPrChange>
              </w:rPr>
            </w:pPr>
            <w:ins w:id="408" w:author="Aditya" w:date="2017-12-01T05:42:00Z">
              <w:r w:rsidRPr="00D902CD">
                <w:rPr>
                  <w:rFonts w:ascii="Arial" w:eastAsia="Times New Roman" w:hAnsi="Arial" w:cs="Arial"/>
                  <w:color w:val="000000" w:themeColor="text1"/>
                  <w:sz w:val="17"/>
                  <w:szCs w:val="17"/>
                  <w:rPrChange w:id="409" w:author="Aditya" w:date="2017-12-01T05:44:00Z">
                    <w:rPr>
                      <w:rFonts w:asciiTheme="majorHAnsi" w:eastAsia="Times New Roman" w:hAnsiTheme="majorHAnsi" w:cs="Arial"/>
                      <w:b/>
                      <w:color w:val="000000" w:themeColor="text1"/>
                      <w:sz w:val="20"/>
                      <w:szCs w:val="20"/>
                    </w:rPr>
                  </w:rPrChange>
                </w:rPr>
                <w:t>Appendix B – Setting up Environment</w:t>
              </w:r>
            </w:ins>
          </w:p>
        </w:tc>
        <w:tc>
          <w:tcPr>
            <w:tcW w:w="2439" w:type="dxa"/>
            <w:tcPrChange w:id="410" w:author="Aditya" w:date="2017-12-01T05:43:00Z">
              <w:tcPr>
                <w:tcW w:w="2260" w:type="dxa"/>
              </w:tcPr>
            </w:tcPrChange>
          </w:tcPr>
          <w:p w14:paraId="0F833728"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411" w:author="Aditya" w:date="2017-12-01T05:42:00Z"/>
                <w:rFonts w:ascii="Arial" w:hAnsi="Arial" w:cs="Arial"/>
                <w:sz w:val="17"/>
                <w:szCs w:val="17"/>
                <w:rPrChange w:id="412" w:author="Aditya" w:date="2017-12-01T05:44:00Z">
                  <w:rPr>
                    <w:ins w:id="413" w:author="Aditya" w:date="2017-12-01T05:42:00Z"/>
                    <w:rFonts w:asciiTheme="majorHAnsi" w:hAnsiTheme="majorHAnsi" w:cs="Arial"/>
                    <w:sz w:val="20"/>
                    <w:szCs w:val="20"/>
                  </w:rPr>
                </w:rPrChange>
              </w:rPr>
            </w:pPr>
            <w:ins w:id="414" w:author="Aditya" w:date="2017-12-01T05:42:00Z">
              <w:r w:rsidRPr="00D902CD">
                <w:rPr>
                  <w:rFonts w:ascii="Arial" w:hAnsi="Arial" w:cs="Arial"/>
                  <w:sz w:val="17"/>
                  <w:szCs w:val="17"/>
                  <w:rPrChange w:id="415" w:author="Aditya" w:date="2017-12-01T05:44:00Z">
                    <w:rPr>
                      <w:rFonts w:asciiTheme="majorHAnsi" w:hAnsiTheme="majorHAnsi" w:cs="Arial"/>
                      <w:sz w:val="20"/>
                      <w:szCs w:val="20"/>
                    </w:rPr>
                  </w:rPrChange>
                </w:rPr>
                <w:t>20</w:t>
              </w:r>
            </w:ins>
          </w:p>
        </w:tc>
      </w:tr>
      <w:tr w:rsidR="001B1261" w:rsidRPr="00C47B4A" w14:paraId="677DB994" w14:textId="77777777" w:rsidTr="001B1261">
        <w:trPr>
          <w:trHeight w:val="308"/>
          <w:ins w:id="416" w:author="Aditya" w:date="2017-12-01T05:42:00Z"/>
          <w:trPrChange w:id="417" w:author="Aditya" w:date="2017-12-01T05:43:00Z">
            <w:trPr>
              <w:trHeight w:val="295"/>
            </w:trPr>
          </w:trPrChange>
        </w:trPr>
        <w:tc>
          <w:tcPr>
            <w:tcW w:w="8149" w:type="dxa"/>
            <w:tcPrChange w:id="418" w:author="Aditya" w:date="2017-12-01T05:43:00Z">
              <w:tcPr>
                <w:tcW w:w="7551" w:type="dxa"/>
              </w:tcPr>
            </w:tcPrChange>
          </w:tcPr>
          <w:p w14:paraId="4CD6C38E" w14:textId="77777777" w:rsidR="001B1261" w:rsidRPr="00D902CD" w:rsidRDefault="001B1261" w:rsidP="00856861">
            <w:pPr>
              <w:spacing w:line="360" w:lineRule="auto"/>
              <w:jc w:val="both"/>
              <w:rPr>
                <w:ins w:id="419" w:author="Aditya" w:date="2017-12-01T05:42:00Z"/>
                <w:rFonts w:ascii="Arial" w:eastAsia="Times New Roman" w:hAnsi="Arial" w:cs="Arial"/>
                <w:color w:val="000000" w:themeColor="text1"/>
                <w:sz w:val="17"/>
                <w:szCs w:val="17"/>
                <w:rPrChange w:id="420" w:author="Aditya" w:date="2017-12-01T05:44:00Z">
                  <w:rPr>
                    <w:ins w:id="421" w:author="Aditya" w:date="2017-12-01T05:42:00Z"/>
                    <w:rFonts w:asciiTheme="majorHAnsi" w:eastAsia="Times New Roman" w:hAnsiTheme="majorHAnsi" w:cs="Arial"/>
                    <w:color w:val="000000" w:themeColor="text1"/>
                    <w:sz w:val="20"/>
                    <w:szCs w:val="20"/>
                  </w:rPr>
                </w:rPrChange>
              </w:rPr>
            </w:pPr>
            <w:ins w:id="422" w:author="Aditya" w:date="2017-12-01T05:42:00Z">
              <w:r w:rsidRPr="00D902CD">
                <w:rPr>
                  <w:rFonts w:ascii="Arial" w:eastAsia="Times New Roman" w:hAnsi="Arial" w:cs="Arial"/>
                  <w:color w:val="000000" w:themeColor="text1"/>
                  <w:sz w:val="17"/>
                  <w:szCs w:val="17"/>
                  <w:rPrChange w:id="423" w:author="Aditya" w:date="2017-12-01T05:44:00Z">
                    <w:rPr>
                      <w:rFonts w:asciiTheme="majorHAnsi" w:eastAsia="Times New Roman" w:hAnsiTheme="majorHAnsi" w:cs="Arial"/>
                      <w:b/>
                      <w:color w:val="000000" w:themeColor="text1"/>
                      <w:sz w:val="20"/>
                      <w:szCs w:val="20"/>
                    </w:rPr>
                  </w:rPrChange>
                </w:rPr>
                <w:t>Appendix C - Terraform Scripts to implement 1</w:t>
              </w:r>
              <w:r w:rsidRPr="00D902CD">
                <w:rPr>
                  <w:rFonts w:ascii="Arial" w:eastAsia="Times New Roman" w:hAnsi="Arial" w:cs="Arial"/>
                  <w:color w:val="000000" w:themeColor="text1"/>
                  <w:sz w:val="17"/>
                  <w:szCs w:val="17"/>
                  <w:vertAlign w:val="superscript"/>
                  <w:rPrChange w:id="424" w:author="Aditya" w:date="2017-12-01T05:44:00Z">
                    <w:rPr>
                      <w:rFonts w:asciiTheme="majorHAnsi" w:eastAsia="Times New Roman" w:hAnsiTheme="majorHAnsi" w:cs="Arial"/>
                      <w:b/>
                      <w:color w:val="000000" w:themeColor="text1"/>
                      <w:sz w:val="20"/>
                      <w:szCs w:val="20"/>
                      <w:vertAlign w:val="superscript"/>
                    </w:rPr>
                  </w:rPrChange>
                </w:rPr>
                <w:t>st</w:t>
              </w:r>
              <w:r w:rsidRPr="00D902CD">
                <w:rPr>
                  <w:rFonts w:ascii="Arial" w:eastAsia="Times New Roman" w:hAnsi="Arial" w:cs="Arial"/>
                  <w:color w:val="000000" w:themeColor="text1"/>
                  <w:sz w:val="17"/>
                  <w:szCs w:val="17"/>
                  <w:rPrChange w:id="425" w:author="Aditya" w:date="2017-12-01T05:44:00Z">
                    <w:rPr>
                      <w:rFonts w:asciiTheme="majorHAnsi" w:eastAsia="Times New Roman" w:hAnsiTheme="majorHAnsi" w:cs="Arial"/>
                      <w:b/>
                      <w:color w:val="000000" w:themeColor="text1"/>
                      <w:sz w:val="20"/>
                      <w:szCs w:val="20"/>
                    </w:rPr>
                  </w:rPrChange>
                </w:rPr>
                <w:t xml:space="preserve"> set of infrastructures requirements.</w:t>
              </w:r>
            </w:ins>
          </w:p>
        </w:tc>
        <w:tc>
          <w:tcPr>
            <w:tcW w:w="2439" w:type="dxa"/>
            <w:tcPrChange w:id="426" w:author="Aditya" w:date="2017-12-01T05:43:00Z">
              <w:tcPr>
                <w:tcW w:w="2260" w:type="dxa"/>
              </w:tcPr>
            </w:tcPrChange>
          </w:tcPr>
          <w:p w14:paraId="6618FBB8"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427" w:author="Aditya" w:date="2017-12-01T05:42:00Z"/>
                <w:rFonts w:ascii="Arial" w:hAnsi="Arial" w:cs="Arial"/>
                <w:sz w:val="17"/>
                <w:szCs w:val="17"/>
                <w:rPrChange w:id="428" w:author="Aditya" w:date="2017-12-01T05:44:00Z">
                  <w:rPr>
                    <w:ins w:id="429" w:author="Aditya" w:date="2017-12-01T05:42:00Z"/>
                    <w:rFonts w:asciiTheme="majorHAnsi" w:hAnsiTheme="majorHAnsi" w:cs="Arial"/>
                    <w:sz w:val="20"/>
                    <w:szCs w:val="20"/>
                  </w:rPr>
                </w:rPrChange>
              </w:rPr>
            </w:pPr>
            <w:ins w:id="430" w:author="Aditya" w:date="2017-12-01T05:42:00Z">
              <w:r w:rsidRPr="00D902CD">
                <w:rPr>
                  <w:rFonts w:ascii="Arial" w:hAnsi="Arial" w:cs="Arial"/>
                  <w:sz w:val="17"/>
                  <w:szCs w:val="17"/>
                  <w:rPrChange w:id="431" w:author="Aditya" w:date="2017-12-01T05:44:00Z">
                    <w:rPr>
                      <w:rFonts w:asciiTheme="majorHAnsi" w:hAnsiTheme="majorHAnsi" w:cs="Arial"/>
                      <w:sz w:val="20"/>
                      <w:szCs w:val="20"/>
                    </w:rPr>
                  </w:rPrChange>
                </w:rPr>
                <w:t>23</w:t>
              </w:r>
            </w:ins>
          </w:p>
        </w:tc>
      </w:tr>
      <w:tr w:rsidR="001B1261" w:rsidRPr="00C47B4A" w14:paraId="266FFEEC" w14:textId="77777777" w:rsidTr="001B1261">
        <w:trPr>
          <w:trHeight w:val="308"/>
          <w:ins w:id="432" w:author="Aditya" w:date="2017-12-01T05:42:00Z"/>
          <w:trPrChange w:id="433" w:author="Aditya" w:date="2017-12-01T05:43:00Z">
            <w:trPr>
              <w:trHeight w:val="295"/>
            </w:trPr>
          </w:trPrChange>
        </w:trPr>
        <w:tc>
          <w:tcPr>
            <w:tcW w:w="8149" w:type="dxa"/>
            <w:tcPrChange w:id="434" w:author="Aditya" w:date="2017-12-01T05:43:00Z">
              <w:tcPr>
                <w:tcW w:w="7551" w:type="dxa"/>
              </w:tcPr>
            </w:tcPrChange>
          </w:tcPr>
          <w:p w14:paraId="5D4546A5" w14:textId="77777777" w:rsidR="001B1261" w:rsidRPr="00D902CD" w:rsidRDefault="001B1261" w:rsidP="00856861">
            <w:pPr>
              <w:spacing w:line="360" w:lineRule="auto"/>
              <w:jc w:val="both"/>
              <w:rPr>
                <w:ins w:id="435" w:author="Aditya" w:date="2017-12-01T05:42:00Z"/>
                <w:rFonts w:ascii="Arial" w:eastAsia="Times New Roman" w:hAnsi="Arial" w:cs="Arial"/>
                <w:color w:val="000000" w:themeColor="text1"/>
                <w:sz w:val="17"/>
                <w:szCs w:val="17"/>
                <w:rPrChange w:id="436" w:author="Aditya" w:date="2017-12-01T05:44:00Z">
                  <w:rPr>
                    <w:ins w:id="437" w:author="Aditya" w:date="2017-12-01T05:42:00Z"/>
                    <w:rFonts w:asciiTheme="majorHAnsi" w:eastAsia="Times New Roman" w:hAnsiTheme="majorHAnsi" w:cs="Arial"/>
                    <w:color w:val="000000" w:themeColor="text1"/>
                    <w:sz w:val="20"/>
                    <w:szCs w:val="20"/>
                  </w:rPr>
                </w:rPrChange>
              </w:rPr>
            </w:pPr>
            <w:ins w:id="438" w:author="Aditya" w:date="2017-12-01T05:42:00Z">
              <w:r w:rsidRPr="00D902CD">
                <w:rPr>
                  <w:rFonts w:ascii="Arial" w:eastAsia="Times New Roman" w:hAnsi="Arial" w:cs="Arial"/>
                  <w:color w:val="000000" w:themeColor="text1"/>
                  <w:sz w:val="17"/>
                  <w:szCs w:val="17"/>
                  <w:rPrChange w:id="439" w:author="Aditya" w:date="2017-12-01T05:44:00Z">
                    <w:rPr>
                      <w:rFonts w:asciiTheme="majorHAnsi" w:eastAsia="Times New Roman" w:hAnsiTheme="majorHAnsi" w:cs="Arial"/>
                      <w:b/>
                      <w:color w:val="000000" w:themeColor="text1"/>
                      <w:sz w:val="20"/>
                      <w:szCs w:val="20"/>
                    </w:rPr>
                  </w:rPrChange>
                </w:rPr>
                <w:t>Appendix D - Terraform and Ansible Scripts to implement 2</w:t>
              </w:r>
              <w:r w:rsidRPr="00D902CD">
                <w:rPr>
                  <w:rFonts w:ascii="Arial" w:eastAsia="Times New Roman" w:hAnsi="Arial" w:cs="Arial"/>
                  <w:color w:val="000000" w:themeColor="text1"/>
                  <w:sz w:val="17"/>
                  <w:szCs w:val="17"/>
                  <w:vertAlign w:val="superscript"/>
                  <w:rPrChange w:id="440" w:author="Aditya" w:date="2017-12-01T05:44:00Z">
                    <w:rPr>
                      <w:rFonts w:asciiTheme="majorHAnsi" w:eastAsia="Times New Roman" w:hAnsiTheme="majorHAnsi" w:cs="Arial"/>
                      <w:b/>
                      <w:color w:val="000000" w:themeColor="text1"/>
                      <w:sz w:val="20"/>
                      <w:szCs w:val="20"/>
                      <w:vertAlign w:val="superscript"/>
                    </w:rPr>
                  </w:rPrChange>
                </w:rPr>
                <w:t>nd</w:t>
              </w:r>
              <w:r w:rsidRPr="00D902CD">
                <w:rPr>
                  <w:rFonts w:ascii="Arial" w:eastAsia="Times New Roman" w:hAnsi="Arial" w:cs="Arial"/>
                  <w:color w:val="000000" w:themeColor="text1"/>
                  <w:sz w:val="17"/>
                  <w:szCs w:val="17"/>
                  <w:rPrChange w:id="441" w:author="Aditya" w:date="2017-12-01T05:44:00Z">
                    <w:rPr>
                      <w:rFonts w:asciiTheme="majorHAnsi" w:eastAsia="Times New Roman" w:hAnsiTheme="majorHAnsi" w:cs="Arial"/>
                      <w:b/>
                      <w:color w:val="000000" w:themeColor="text1"/>
                      <w:sz w:val="20"/>
                      <w:szCs w:val="20"/>
                    </w:rPr>
                  </w:rPrChange>
                </w:rPr>
                <w:t xml:space="preserve"> set of infrastructures requirements.</w:t>
              </w:r>
            </w:ins>
          </w:p>
        </w:tc>
        <w:tc>
          <w:tcPr>
            <w:tcW w:w="2439" w:type="dxa"/>
            <w:tcPrChange w:id="442" w:author="Aditya" w:date="2017-12-01T05:43:00Z">
              <w:tcPr>
                <w:tcW w:w="2260" w:type="dxa"/>
              </w:tcPr>
            </w:tcPrChange>
          </w:tcPr>
          <w:p w14:paraId="45B406A7"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443" w:author="Aditya" w:date="2017-12-01T05:42:00Z"/>
                <w:rFonts w:ascii="Arial" w:hAnsi="Arial" w:cs="Arial"/>
                <w:sz w:val="17"/>
                <w:szCs w:val="17"/>
                <w:rPrChange w:id="444" w:author="Aditya" w:date="2017-12-01T05:44:00Z">
                  <w:rPr>
                    <w:ins w:id="445" w:author="Aditya" w:date="2017-12-01T05:42:00Z"/>
                    <w:rFonts w:asciiTheme="majorHAnsi" w:hAnsiTheme="majorHAnsi" w:cs="Arial"/>
                    <w:sz w:val="20"/>
                    <w:szCs w:val="20"/>
                  </w:rPr>
                </w:rPrChange>
              </w:rPr>
            </w:pPr>
            <w:ins w:id="446" w:author="Aditya" w:date="2017-12-01T05:42:00Z">
              <w:r w:rsidRPr="00D902CD">
                <w:rPr>
                  <w:rFonts w:ascii="Arial" w:hAnsi="Arial" w:cs="Arial"/>
                  <w:sz w:val="17"/>
                  <w:szCs w:val="17"/>
                  <w:rPrChange w:id="447" w:author="Aditya" w:date="2017-12-01T05:44:00Z">
                    <w:rPr>
                      <w:rFonts w:asciiTheme="majorHAnsi" w:hAnsiTheme="majorHAnsi" w:cs="Arial"/>
                      <w:sz w:val="20"/>
                      <w:szCs w:val="20"/>
                    </w:rPr>
                  </w:rPrChange>
                </w:rPr>
                <w:t>26</w:t>
              </w:r>
            </w:ins>
          </w:p>
        </w:tc>
      </w:tr>
      <w:tr w:rsidR="001B1261" w:rsidRPr="00C47B4A" w14:paraId="76377814" w14:textId="77777777" w:rsidTr="00D902CD">
        <w:trPr>
          <w:trHeight w:val="359"/>
          <w:ins w:id="448" w:author="Aditya" w:date="2017-12-01T05:42:00Z"/>
          <w:trPrChange w:id="449" w:author="Aditya" w:date="2017-12-01T05:44:00Z">
            <w:trPr>
              <w:trHeight w:val="295"/>
            </w:trPr>
          </w:trPrChange>
        </w:trPr>
        <w:tc>
          <w:tcPr>
            <w:tcW w:w="8149" w:type="dxa"/>
            <w:tcPrChange w:id="450" w:author="Aditya" w:date="2017-12-01T05:44:00Z">
              <w:tcPr>
                <w:tcW w:w="7551" w:type="dxa"/>
              </w:tcPr>
            </w:tcPrChange>
          </w:tcPr>
          <w:p w14:paraId="31937DCD" w14:textId="2951804A" w:rsidR="001B1261" w:rsidRPr="00D902CD" w:rsidRDefault="001B1261" w:rsidP="00856861">
            <w:pPr>
              <w:widowControl w:val="0"/>
              <w:spacing w:after="0" w:line="360" w:lineRule="auto"/>
              <w:jc w:val="both"/>
              <w:rPr>
                <w:ins w:id="451" w:author="Aditya" w:date="2017-12-01T05:42:00Z"/>
                <w:rFonts w:ascii="Arial" w:eastAsia="Times New Roman" w:hAnsi="Arial" w:cs="Arial"/>
                <w:color w:val="000000" w:themeColor="text1"/>
                <w:sz w:val="17"/>
                <w:szCs w:val="17"/>
                <w:rPrChange w:id="452" w:author="Aditya" w:date="2017-12-01T05:44:00Z">
                  <w:rPr>
                    <w:ins w:id="453" w:author="Aditya" w:date="2017-12-01T05:42:00Z"/>
                    <w:rFonts w:asciiTheme="majorHAnsi" w:eastAsia="Times New Roman" w:hAnsiTheme="majorHAnsi" w:cs="Arial"/>
                    <w:b/>
                    <w:color w:val="000000" w:themeColor="text1"/>
                    <w:sz w:val="20"/>
                    <w:szCs w:val="20"/>
                  </w:rPr>
                </w:rPrChange>
              </w:rPr>
            </w:pPr>
            <w:ins w:id="454" w:author="Aditya" w:date="2017-12-01T05:42:00Z">
              <w:r w:rsidRPr="00D902CD">
                <w:rPr>
                  <w:rFonts w:ascii="Arial" w:eastAsia="Times New Roman" w:hAnsi="Arial" w:cs="Arial"/>
                  <w:color w:val="000000" w:themeColor="text1"/>
                  <w:sz w:val="17"/>
                  <w:szCs w:val="17"/>
                  <w:rPrChange w:id="455" w:author="Aditya" w:date="2017-12-01T05:44:00Z">
                    <w:rPr>
                      <w:rFonts w:asciiTheme="majorHAnsi" w:eastAsia="Times New Roman" w:hAnsiTheme="majorHAnsi" w:cs="Arial"/>
                      <w:b/>
                      <w:color w:val="000000" w:themeColor="text1"/>
                      <w:sz w:val="20"/>
                      <w:szCs w:val="20"/>
                    </w:rPr>
                  </w:rPrChange>
                </w:rPr>
                <w:t>Bibliograp</w:t>
              </w:r>
            </w:ins>
            <w:ins w:id="456" w:author="Aditya" w:date="2017-12-01T05:43:00Z">
              <w:r w:rsidRPr="00D902CD">
                <w:rPr>
                  <w:rFonts w:ascii="Arial" w:eastAsia="Times New Roman" w:hAnsi="Arial" w:cs="Arial"/>
                  <w:color w:val="000000" w:themeColor="text1"/>
                  <w:sz w:val="17"/>
                  <w:szCs w:val="17"/>
                  <w:rPrChange w:id="457" w:author="Aditya" w:date="2017-12-01T05:44:00Z">
                    <w:rPr>
                      <w:rFonts w:asciiTheme="majorHAnsi" w:eastAsia="Times New Roman" w:hAnsiTheme="majorHAnsi" w:cs="Arial"/>
                      <w:b/>
                      <w:color w:val="000000" w:themeColor="text1"/>
                      <w:sz w:val="20"/>
                      <w:szCs w:val="20"/>
                    </w:rPr>
                  </w:rPrChange>
                </w:rPr>
                <w:t>hy</w:t>
              </w:r>
            </w:ins>
          </w:p>
          <w:p w14:paraId="024DE1B1" w14:textId="77777777" w:rsidR="001B1261" w:rsidRPr="00D902CD" w:rsidRDefault="001B1261" w:rsidP="00856861">
            <w:pPr>
              <w:pBdr>
                <w:top w:val="none" w:sz="0" w:space="0" w:color="auto"/>
                <w:left w:val="none" w:sz="0" w:space="0" w:color="auto"/>
                <w:bottom w:val="none" w:sz="0" w:space="0" w:color="auto"/>
                <w:right w:val="none" w:sz="0" w:space="0" w:color="auto"/>
                <w:between w:val="none" w:sz="0" w:space="0" w:color="auto"/>
              </w:pBdr>
              <w:rPr>
                <w:ins w:id="458" w:author="Aditya" w:date="2017-12-01T05:42:00Z"/>
                <w:rFonts w:ascii="Arial" w:hAnsi="Arial" w:cs="Arial"/>
                <w:sz w:val="17"/>
                <w:szCs w:val="17"/>
                <w:rPrChange w:id="459" w:author="Aditya" w:date="2017-12-01T05:44:00Z">
                  <w:rPr>
                    <w:ins w:id="460" w:author="Aditya" w:date="2017-12-01T05:42:00Z"/>
                    <w:rFonts w:asciiTheme="majorHAnsi" w:hAnsiTheme="majorHAnsi" w:cs="Arial"/>
                    <w:sz w:val="20"/>
                    <w:szCs w:val="20"/>
                  </w:rPr>
                </w:rPrChange>
              </w:rPr>
            </w:pPr>
          </w:p>
        </w:tc>
        <w:tc>
          <w:tcPr>
            <w:tcW w:w="2439" w:type="dxa"/>
            <w:tcPrChange w:id="461" w:author="Aditya" w:date="2017-12-01T05:44:00Z">
              <w:tcPr>
                <w:tcW w:w="2260" w:type="dxa"/>
              </w:tcPr>
            </w:tcPrChange>
          </w:tcPr>
          <w:p w14:paraId="00D7E9F8" w14:textId="62D0D6BA" w:rsidR="001B1261" w:rsidRPr="00D902CD" w:rsidRDefault="00562F1C" w:rsidP="00856861">
            <w:pPr>
              <w:pBdr>
                <w:top w:val="none" w:sz="0" w:space="0" w:color="auto"/>
                <w:left w:val="none" w:sz="0" w:space="0" w:color="auto"/>
                <w:bottom w:val="none" w:sz="0" w:space="0" w:color="auto"/>
                <w:right w:val="none" w:sz="0" w:space="0" w:color="auto"/>
                <w:between w:val="none" w:sz="0" w:space="0" w:color="auto"/>
              </w:pBdr>
              <w:rPr>
                <w:ins w:id="462" w:author="Aditya" w:date="2017-12-01T05:42:00Z"/>
                <w:rFonts w:ascii="Arial" w:hAnsi="Arial" w:cs="Arial"/>
                <w:sz w:val="17"/>
                <w:szCs w:val="17"/>
                <w:rPrChange w:id="463" w:author="Aditya" w:date="2017-12-01T05:44:00Z">
                  <w:rPr>
                    <w:ins w:id="464" w:author="Aditya" w:date="2017-12-01T05:42:00Z"/>
                    <w:rFonts w:asciiTheme="majorHAnsi" w:hAnsiTheme="majorHAnsi" w:cs="Arial"/>
                    <w:sz w:val="20"/>
                    <w:szCs w:val="20"/>
                  </w:rPr>
                </w:rPrChange>
              </w:rPr>
            </w:pPr>
            <w:ins w:id="465" w:author="Aditya" w:date="2017-12-01T05:46:00Z">
              <w:r>
                <w:rPr>
                  <w:rFonts w:ascii="Arial" w:hAnsi="Arial" w:cs="Arial"/>
                  <w:sz w:val="17"/>
                  <w:szCs w:val="17"/>
                </w:rPr>
                <w:t>39</w:t>
              </w:r>
            </w:ins>
          </w:p>
        </w:tc>
      </w:tr>
    </w:tbl>
    <w:p w14:paraId="740B62D5" w14:textId="77777777" w:rsidR="001B1261" w:rsidRPr="009432B9" w:rsidRDefault="001B1261" w:rsidP="004D469C">
      <w:pPr>
        <w:spacing w:line="360" w:lineRule="auto"/>
        <w:jc w:val="both"/>
        <w:rPr>
          <w:ins w:id="466" w:author="Aditya" w:date="2017-12-01T05:36:00Z"/>
          <w:rFonts w:ascii="Arial" w:eastAsia="Times New Roman" w:hAnsi="Arial" w:cs="Arial"/>
          <w:b/>
          <w:color w:val="000000" w:themeColor="text1"/>
          <w:sz w:val="24"/>
          <w:szCs w:val="24"/>
        </w:rPr>
      </w:pPr>
    </w:p>
    <w:p w14:paraId="23F2064B" w14:textId="77777777" w:rsidR="00C50400" w:rsidRPr="009432B9" w:rsidRDefault="00C50400" w:rsidP="004D469C">
      <w:pPr>
        <w:spacing w:line="360" w:lineRule="auto"/>
        <w:jc w:val="both"/>
        <w:rPr>
          <w:rFonts w:ascii="Arial" w:eastAsia="Times New Roman" w:hAnsi="Arial" w:cs="Arial"/>
          <w:b/>
          <w:color w:val="000000" w:themeColor="text1"/>
          <w:sz w:val="24"/>
          <w:szCs w:val="24"/>
        </w:rPr>
      </w:pPr>
      <w:bookmarkStart w:id="467" w:name="_pjhncydnckgy" w:colFirst="0" w:colLast="0"/>
      <w:bookmarkEnd w:id="467"/>
    </w:p>
    <w:p w14:paraId="16E826F7" w14:textId="77777777" w:rsidR="00C50400" w:rsidRPr="009432B9" w:rsidRDefault="00C50400" w:rsidP="004D469C">
      <w:pPr>
        <w:spacing w:line="360" w:lineRule="auto"/>
        <w:jc w:val="both"/>
        <w:rPr>
          <w:rFonts w:ascii="Arial" w:eastAsia="Times New Roman" w:hAnsi="Arial" w:cs="Arial"/>
          <w:b/>
          <w:color w:val="000000" w:themeColor="text1"/>
          <w:sz w:val="24"/>
          <w:szCs w:val="24"/>
        </w:rPr>
      </w:pPr>
      <w:bookmarkStart w:id="468" w:name="_m310lgieobxw" w:colFirst="0" w:colLast="0"/>
      <w:bookmarkEnd w:id="468"/>
    </w:p>
    <w:p w14:paraId="632BA2A7" w14:textId="77777777" w:rsidR="001D0CC8" w:rsidDel="002E10A5" w:rsidRDefault="001D0CC8" w:rsidP="004D469C">
      <w:pPr>
        <w:widowControl w:val="0"/>
        <w:spacing w:after="0" w:line="360" w:lineRule="auto"/>
        <w:jc w:val="both"/>
        <w:rPr>
          <w:del w:id="469" w:author="Aditya" w:date="2017-12-01T05:16:00Z"/>
          <w:rFonts w:ascii="Arial" w:eastAsia="Times New Roman" w:hAnsi="Arial" w:cs="Arial"/>
          <w:b/>
          <w:color w:val="000000" w:themeColor="text1"/>
          <w:sz w:val="24"/>
          <w:szCs w:val="24"/>
        </w:rPr>
      </w:pPr>
      <w:bookmarkStart w:id="470" w:name="_52rsnc22x06r" w:colFirst="0" w:colLast="0"/>
      <w:bookmarkStart w:id="471" w:name="_vq8h1v2iyz9a" w:colFirst="0" w:colLast="0"/>
      <w:bookmarkStart w:id="472" w:name="_34004am8w5ih" w:colFirst="0" w:colLast="0"/>
      <w:bookmarkStart w:id="473" w:name="_sqcmlz9ovxb7" w:colFirst="0" w:colLast="0"/>
      <w:bookmarkStart w:id="474" w:name="_3znysh7" w:colFirst="0" w:colLast="0"/>
      <w:bookmarkStart w:id="475" w:name="_2et92p0" w:colFirst="0" w:colLast="0"/>
      <w:bookmarkEnd w:id="470"/>
      <w:bookmarkEnd w:id="471"/>
      <w:bookmarkEnd w:id="472"/>
      <w:bookmarkEnd w:id="473"/>
      <w:bookmarkEnd w:id="474"/>
      <w:bookmarkEnd w:id="475"/>
    </w:p>
    <w:p w14:paraId="1C0BC11A" w14:textId="596318E7" w:rsidR="00C50400" w:rsidRPr="009432B9" w:rsidDel="001B1261" w:rsidRDefault="007C32DA" w:rsidP="004D469C">
      <w:pPr>
        <w:widowControl w:val="0"/>
        <w:spacing w:after="0" w:line="360" w:lineRule="auto"/>
        <w:jc w:val="both"/>
        <w:rPr>
          <w:del w:id="476" w:author="Aditya" w:date="2017-12-01T05:36:00Z"/>
          <w:rFonts w:ascii="Arial" w:eastAsia="Times New Roman" w:hAnsi="Arial" w:cs="Arial"/>
          <w:b/>
          <w:color w:val="000000" w:themeColor="text1"/>
          <w:sz w:val="24"/>
          <w:szCs w:val="24"/>
        </w:rPr>
      </w:pPr>
      <w:commentRangeStart w:id="477"/>
      <w:del w:id="478" w:author="Aditya" w:date="2017-12-01T05:36:00Z">
        <w:r w:rsidRPr="009432B9" w:rsidDel="001B1261">
          <w:rPr>
            <w:rFonts w:ascii="Arial" w:eastAsia="Times New Roman" w:hAnsi="Arial" w:cs="Arial"/>
            <w:b/>
            <w:color w:val="000000" w:themeColor="text1"/>
            <w:sz w:val="24"/>
            <w:szCs w:val="24"/>
          </w:rPr>
          <w:delText>Table of Contents</w:delText>
        </w:r>
        <w:commentRangeEnd w:id="477"/>
        <w:r w:rsidR="005B1CEE" w:rsidDel="001B1261">
          <w:rPr>
            <w:rStyle w:val="CommentReference"/>
          </w:rPr>
          <w:commentReference w:id="477"/>
        </w:r>
      </w:del>
    </w:p>
    <w:p w14:paraId="09FBD385" w14:textId="7971A963" w:rsidR="007C4E97" w:rsidRPr="009432B9" w:rsidDel="001B1261" w:rsidRDefault="007C4E97" w:rsidP="004D469C">
      <w:pPr>
        <w:widowControl w:val="0"/>
        <w:spacing w:after="0" w:line="360" w:lineRule="auto"/>
        <w:jc w:val="both"/>
        <w:rPr>
          <w:del w:id="479" w:author="Aditya" w:date="2017-12-01T05:36:00Z"/>
          <w:rFonts w:ascii="Arial" w:eastAsia="Times New Roman" w:hAnsi="Arial" w:cs="Arial"/>
          <w:b/>
          <w:color w:val="000000" w:themeColor="text1"/>
          <w:sz w:val="24"/>
          <w:szCs w:val="24"/>
        </w:rPr>
      </w:pPr>
    </w:p>
    <w:p w14:paraId="1CEE5D53" w14:textId="187C2178" w:rsidR="007C4E97" w:rsidRPr="009432B9" w:rsidDel="001B1261" w:rsidRDefault="007C4E97" w:rsidP="004D469C">
      <w:pPr>
        <w:widowControl w:val="0"/>
        <w:spacing w:after="0" w:line="360" w:lineRule="auto"/>
        <w:jc w:val="both"/>
        <w:rPr>
          <w:del w:id="480" w:author="Aditya" w:date="2017-12-01T05:36:00Z"/>
          <w:rFonts w:ascii="Arial" w:eastAsia="Times New Roman" w:hAnsi="Arial" w:cs="Arial"/>
          <w:b/>
          <w:color w:val="000000" w:themeColor="text1"/>
          <w:sz w:val="24"/>
          <w:szCs w:val="24"/>
        </w:rPr>
      </w:pPr>
    </w:p>
    <w:p w14:paraId="7F7F01FB" w14:textId="419595B0" w:rsidR="007C4E97" w:rsidRPr="001D0CC8" w:rsidDel="001B1261" w:rsidRDefault="007C4E97" w:rsidP="004D469C">
      <w:pPr>
        <w:widowControl w:val="0"/>
        <w:spacing w:after="0" w:line="360" w:lineRule="auto"/>
        <w:jc w:val="both"/>
        <w:rPr>
          <w:del w:id="481" w:author="Aditya" w:date="2017-12-01T05:36:00Z"/>
          <w:rFonts w:ascii="Arial" w:eastAsia="Times New Roman" w:hAnsi="Arial" w:cs="Arial"/>
          <w:color w:val="000000" w:themeColor="text1"/>
          <w:sz w:val="24"/>
          <w:szCs w:val="24"/>
        </w:rPr>
      </w:pPr>
      <w:del w:id="482" w:author="Aditya" w:date="2017-12-01T05:36:00Z">
        <w:r w:rsidRPr="009432B9" w:rsidDel="001B1261">
          <w:rPr>
            <w:rFonts w:ascii="Arial" w:eastAsia="Times New Roman" w:hAnsi="Arial" w:cs="Arial"/>
            <w:b/>
            <w:color w:val="000000" w:themeColor="text1"/>
            <w:sz w:val="24"/>
            <w:szCs w:val="24"/>
          </w:rPr>
          <w:delText>Abstract</w:delText>
        </w:r>
        <w:r w:rsidR="001D0CC8" w:rsidDel="001B1261">
          <w:rPr>
            <w:rFonts w:ascii="Arial" w:eastAsia="Times New Roman" w:hAnsi="Arial" w:cs="Arial"/>
            <w:b/>
            <w:color w:val="000000" w:themeColor="text1"/>
            <w:sz w:val="24"/>
            <w:szCs w:val="24"/>
          </w:rPr>
          <w:delText xml:space="preserve"> </w:delText>
        </w:r>
        <w:r w:rsidR="001D0CC8" w:rsidRPr="001D0CC8"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------------------------------ 1</w:delText>
        </w:r>
      </w:del>
    </w:p>
    <w:p w14:paraId="467BE94D" w14:textId="153EB57E" w:rsidR="001D0CC8" w:rsidRPr="001D0CC8" w:rsidDel="001B1261" w:rsidRDefault="007C4E97" w:rsidP="001D0CC8">
      <w:pPr>
        <w:widowControl w:val="0"/>
        <w:spacing w:after="0" w:line="360" w:lineRule="auto"/>
        <w:jc w:val="both"/>
        <w:rPr>
          <w:del w:id="483" w:author="Aditya" w:date="2017-12-01T05:36:00Z"/>
          <w:rFonts w:ascii="Arial" w:eastAsia="Times New Roman" w:hAnsi="Arial" w:cs="Arial"/>
          <w:color w:val="000000" w:themeColor="text1"/>
          <w:sz w:val="24"/>
          <w:szCs w:val="24"/>
        </w:rPr>
      </w:pPr>
      <w:del w:id="484" w:author="Aditya" w:date="2017-12-01T05:36:00Z">
        <w:r w:rsidRPr="009432B9" w:rsidDel="001B1261">
          <w:rPr>
            <w:rFonts w:ascii="Arial" w:eastAsia="Times New Roman" w:hAnsi="Arial" w:cs="Arial"/>
            <w:b/>
            <w:color w:val="000000" w:themeColor="text1"/>
            <w:sz w:val="24"/>
            <w:szCs w:val="24"/>
          </w:rPr>
          <w:delText xml:space="preserve">Table of Contents </w:delText>
        </w:r>
        <w:r w:rsidR="001D0CC8" w:rsidRPr="001D0CC8"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------------------------------ 2</w:delText>
        </w:r>
        <w:r w:rsidR="001D0CC8" w:rsidDel="001B1261">
          <w:rPr>
            <w:rFonts w:ascii="Arial" w:eastAsia="Times New Roman" w:hAnsi="Arial" w:cs="Arial"/>
            <w:color w:val="000000" w:themeColor="text1"/>
            <w:sz w:val="24"/>
            <w:szCs w:val="24"/>
          </w:rPr>
          <w:delText xml:space="preserve">  </w:delText>
        </w:r>
      </w:del>
    </w:p>
    <w:p w14:paraId="1AB21733" w14:textId="5E779A63" w:rsidR="001D0CC8" w:rsidRPr="001D0CC8" w:rsidDel="001B1261" w:rsidRDefault="007C4E97" w:rsidP="001D0CC8">
      <w:pPr>
        <w:widowControl w:val="0"/>
        <w:spacing w:after="0" w:line="360" w:lineRule="auto"/>
        <w:jc w:val="both"/>
        <w:rPr>
          <w:del w:id="485" w:author="Aditya" w:date="2017-12-01T05:36:00Z"/>
          <w:rFonts w:ascii="Arial" w:eastAsia="Times New Roman" w:hAnsi="Arial" w:cs="Arial"/>
          <w:color w:val="000000" w:themeColor="text1"/>
          <w:sz w:val="24"/>
          <w:szCs w:val="24"/>
        </w:rPr>
      </w:pPr>
      <w:del w:id="486" w:author="Aditya" w:date="2017-12-01T05:36:00Z">
        <w:r w:rsidRPr="009432B9" w:rsidDel="001B1261">
          <w:rPr>
            <w:rFonts w:ascii="Arial" w:eastAsia="Times New Roman" w:hAnsi="Arial" w:cs="Arial"/>
            <w:b/>
            <w:color w:val="000000" w:themeColor="text1"/>
            <w:sz w:val="24"/>
            <w:szCs w:val="24"/>
          </w:rPr>
          <w:delText>Introduction</w:delText>
        </w:r>
        <w:r w:rsidR="001D0CC8" w:rsidDel="001B1261">
          <w:rPr>
            <w:rFonts w:ascii="Arial" w:eastAsia="Times New Roman" w:hAnsi="Arial" w:cs="Arial"/>
            <w:b/>
            <w:color w:val="000000" w:themeColor="text1"/>
            <w:sz w:val="24"/>
            <w:szCs w:val="24"/>
          </w:rPr>
          <w:delText xml:space="preserve"> </w:delText>
        </w:r>
        <w:r w:rsidR="001D0CC8" w:rsidRPr="001D0CC8"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------------------------------ 4</w:delText>
        </w:r>
        <w:r w:rsidR="001D0CC8" w:rsidDel="001B1261">
          <w:rPr>
            <w:rFonts w:ascii="Arial" w:eastAsia="Times New Roman" w:hAnsi="Arial" w:cs="Arial"/>
            <w:color w:val="000000" w:themeColor="text1"/>
            <w:sz w:val="24"/>
            <w:szCs w:val="24"/>
          </w:rPr>
          <w:delText xml:space="preserve"> </w:delText>
        </w:r>
      </w:del>
    </w:p>
    <w:p w14:paraId="3D30CC67" w14:textId="3976A025" w:rsidR="007C4E97" w:rsidRPr="009432B9" w:rsidDel="001B1261" w:rsidRDefault="007C4E97" w:rsidP="004D469C">
      <w:pPr>
        <w:widowControl w:val="0"/>
        <w:spacing w:after="0" w:line="360" w:lineRule="auto"/>
        <w:jc w:val="both"/>
        <w:rPr>
          <w:del w:id="487" w:author="Aditya" w:date="2017-12-01T05:36:00Z"/>
          <w:rFonts w:ascii="Arial" w:eastAsia="Times New Roman" w:hAnsi="Arial" w:cs="Arial"/>
          <w:b/>
          <w:color w:val="000000" w:themeColor="text1"/>
          <w:sz w:val="24"/>
          <w:szCs w:val="24"/>
        </w:rPr>
      </w:pPr>
      <w:del w:id="488" w:author="Aditya" w:date="2017-12-01T05:36:00Z">
        <w:r w:rsidRPr="009432B9" w:rsidDel="001B1261">
          <w:rPr>
            <w:rFonts w:ascii="Arial" w:eastAsia="Times New Roman" w:hAnsi="Arial" w:cs="Arial"/>
            <w:b/>
            <w:color w:val="000000" w:themeColor="text1"/>
            <w:sz w:val="24"/>
            <w:szCs w:val="24"/>
          </w:rPr>
          <w:delText xml:space="preserve">Problem </w:delText>
        </w:r>
        <w:r w:rsidR="001D0CC8" w:rsidRPr="00FF54C0" w:rsidDel="001B1261">
          <w:rPr>
            <w:rFonts w:ascii="Arial" w:eastAsia="Times New Roman" w:hAnsi="Arial" w:cs="Arial"/>
            <w:color w:val="000000" w:themeColor="text1"/>
            <w:sz w:val="24"/>
            <w:szCs w:val="24"/>
          </w:rPr>
          <w:delText>------------------------------------------------------------------------</w:delText>
        </w:r>
        <w:r w:rsidR="00FF54C0" w:rsidRPr="00FF54C0" w:rsidDel="001B1261">
          <w:rPr>
            <w:rFonts w:ascii="Arial" w:eastAsia="Times New Roman" w:hAnsi="Arial" w:cs="Arial"/>
            <w:color w:val="000000" w:themeColor="text1"/>
            <w:sz w:val="24"/>
            <w:szCs w:val="24"/>
          </w:rPr>
          <w:delText xml:space="preserve">------------------------------ </w:delText>
        </w:r>
        <w:r w:rsidR="00FF54C0" w:rsidDel="001B1261">
          <w:rPr>
            <w:rFonts w:ascii="Arial" w:eastAsia="Times New Roman" w:hAnsi="Arial" w:cs="Arial"/>
            <w:b/>
            <w:color w:val="000000" w:themeColor="text1"/>
            <w:sz w:val="24"/>
            <w:szCs w:val="24"/>
          </w:rPr>
          <w:delText>5</w:delText>
        </w:r>
      </w:del>
    </w:p>
    <w:p w14:paraId="141E7332" w14:textId="12D13E34" w:rsidR="001D0CC8" w:rsidDel="001B1261" w:rsidRDefault="001D0CC8" w:rsidP="001D0CC8">
      <w:pPr>
        <w:widowControl w:val="0"/>
        <w:spacing w:after="0" w:line="360" w:lineRule="auto"/>
        <w:jc w:val="both"/>
        <w:rPr>
          <w:del w:id="489" w:author="Aditya" w:date="2017-12-01T05:36:00Z"/>
          <w:rFonts w:ascii="Arial" w:eastAsia="Times New Roman" w:hAnsi="Arial" w:cs="Arial"/>
          <w:color w:val="000000" w:themeColor="text1"/>
          <w:sz w:val="24"/>
          <w:szCs w:val="24"/>
        </w:rPr>
      </w:pPr>
      <w:del w:id="490" w:author="Aditya" w:date="2017-12-01T05:36:00Z">
        <w:r w:rsidDel="001B1261">
          <w:rPr>
            <w:rFonts w:ascii="Arial" w:eastAsia="Times New Roman" w:hAnsi="Arial" w:cs="Arial"/>
            <w:b/>
            <w:color w:val="000000" w:themeColor="text1"/>
            <w:sz w:val="24"/>
            <w:szCs w:val="24"/>
          </w:rPr>
          <w:delText xml:space="preserve">Problem Statement </w:delText>
        </w:r>
        <w:r w:rsidRPr="00FF54C0" w:rsidDel="001B1261">
          <w:rPr>
            <w:rFonts w:ascii="Arial" w:eastAsia="Times New Roman" w:hAnsi="Arial" w:cs="Arial"/>
            <w:color w:val="000000" w:themeColor="text1"/>
            <w:sz w:val="24"/>
            <w:szCs w:val="24"/>
          </w:rPr>
          <w:delText>------------------------------------------------------------------------------------</w:delText>
        </w:r>
        <w:r w:rsidR="00FF54C0" w:rsidRPr="00FF54C0" w:rsidDel="001B1261">
          <w:rPr>
            <w:rFonts w:ascii="Arial" w:eastAsia="Times New Roman" w:hAnsi="Arial" w:cs="Arial"/>
            <w:color w:val="000000" w:themeColor="text1"/>
            <w:sz w:val="24"/>
            <w:szCs w:val="24"/>
          </w:rPr>
          <w:delText xml:space="preserve">-- </w:delText>
        </w:r>
        <w:r w:rsidR="00FF54C0" w:rsidDel="001B1261">
          <w:rPr>
            <w:rFonts w:ascii="Arial" w:eastAsia="Times New Roman" w:hAnsi="Arial" w:cs="Arial"/>
            <w:b/>
            <w:color w:val="000000" w:themeColor="text1"/>
            <w:sz w:val="24"/>
            <w:szCs w:val="24"/>
          </w:rPr>
          <w:delText>5</w:delText>
        </w:r>
      </w:del>
    </w:p>
    <w:p w14:paraId="6F360E97" w14:textId="218A164B" w:rsidR="007C4E97" w:rsidRPr="001D0CC8" w:rsidDel="001B1261" w:rsidRDefault="007C4E97" w:rsidP="001D0CC8">
      <w:pPr>
        <w:widowControl w:val="0"/>
        <w:spacing w:after="0" w:line="360" w:lineRule="auto"/>
        <w:jc w:val="both"/>
        <w:rPr>
          <w:del w:id="491" w:author="Aditya" w:date="2017-12-01T05:36:00Z"/>
          <w:rFonts w:ascii="Arial" w:eastAsia="Times New Roman" w:hAnsi="Arial" w:cs="Arial"/>
          <w:color w:val="000000" w:themeColor="text1"/>
          <w:sz w:val="24"/>
          <w:szCs w:val="24"/>
        </w:rPr>
      </w:pPr>
      <w:del w:id="492" w:author="Aditya" w:date="2017-12-01T05:36:00Z">
        <w:r w:rsidRPr="009432B9" w:rsidDel="001B1261">
          <w:rPr>
            <w:rFonts w:ascii="Arial" w:eastAsia="Times New Roman" w:hAnsi="Arial" w:cs="Arial"/>
            <w:b/>
            <w:color w:val="000000" w:themeColor="text1"/>
            <w:sz w:val="24"/>
            <w:szCs w:val="24"/>
          </w:rPr>
          <w:delText xml:space="preserve">Motivation to Study </w:delText>
        </w:r>
        <w:r w:rsidR="001D0CC8" w:rsidRPr="00FF54C0"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xml:space="preserve"> 5</w:delText>
        </w:r>
      </w:del>
    </w:p>
    <w:p w14:paraId="07DAB75C" w14:textId="1493D9E4" w:rsidR="007C4E97" w:rsidRPr="009432B9" w:rsidDel="001B1261" w:rsidRDefault="007C4E97" w:rsidP="004D469C">
      <w:pPr>
        <w:widowControl w:val="0"/>
        <w:spacing w:after="0" w:line="360" w:lineRule="auto"/>
        <w:jc w:val="both"/>
        <w:rPr>
          <w:del w:id="493" w:author="Aditya" w:date="2017-12-01T05:36:00Z"/>
          <w:rFonts w:ascii="Arial" w:eastAsia="Times New Roman" w:hAnsi="Arial" w:cs="Arial"/>
          <w:b/>
          <w:color w:val="000000" w:themeColor="text1"/>
          <w:sz w:val="24"/>
          <w:szCs w:val="24"/>
        </w:rPr>
      </w:pPr>
      <w:del w:id="494" w:author="Aditya" w:date="2017-12-01T05:36:00Z">
        <w:r w:rsidRPr="009432B9" w:rsidDel="001B1261">
          <w:rPr>
            <w:rFonts w:ascii="Arial" w:eastAsia="Times New Roman" w:hAnsi="Arial" w:cs="Arial"/>
            <w:b/>
            <w:color w:val="000000" w:themeColor="text1"/>
            <w:sz w:val="24"/>
            <w:szCs w:val="24"/>
          </w:rPr>
          <w:delText>Methods</w:delText>
        </w:r>
        <w:r w:rsidR="001D0CC8" w:rsidDel="001B1261">
          <w:rPr>
            <w:rFonts w:ascii="Arial" w:eastAsia="Times New Roman" w:hAnsi="Arial" w:cs="Arial"/>
            <w:b/>
            <w:color w:val="000000" w:themeColor="text1"/>
            <w:sz w:val="24"/>
            <w:szCs w:val="24"/>
          </w:rPr>
          <w:delText xml:space="preserve"> </w:delText>
        </w:r>
        <w:r w:rsidR="001D0CC8" w:rsidRPr="00FF54C0"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------------------------------- 6</w:delText>
        </w:r>
      </w:del>
    </w:p>
    <w:p w14:paraId="6CB90BAD" w14:textId="211606AC" w:rsidR="007C4E97" w:rsidRPr="009432B9" w:rsidDel="001B1261" w:rsidRDefault="007C4E97" w:rsidP="001D0CC8">
      <w:pPr>
        <w:widowControl w:val="0"/>
        <w:spacing w:after="0" w:line="360" w:lineRule="auto"/>
        <w:jc w:val="both"/>
        <w:rPr>
          <w:del w:id="495" w:author="Aditya" w:date="2017-12-01T05:36:00Z"/>
          <w:rFonts w:ascii="Arial" w:eastAsia="Times New Roman" w:hAnsi="Arial" w:cs="Arial"/>
          <w:b/>
          <w:color w:val="000000" w:themeColor="text1"/>
          <w:sz w:val="24"/>
          <w:szCs w:val="24"/>
        </w:rPr>
      </w:pPr>
      <w:del w:id="496" w:author="Aditya" w:date="2017-12-01T05:36:00Z">
        <w:r w:rsidRPr="009432B9" w:rsidDel="001B1261">
          <w:rPr>
            <w:rFonts w:ascii="Arial" w:eastAsia="Times New Roman" w:hAnsi="Arial" w:cs="Arial"/>
            <w:b/>
            <w:color w:val="000000" w:themeColor="text1"/>
            <w:sz w:val="24"/>
            <w:szCs w:val="24"/>
          </w:rPr>
          <w:delText>Development Scenario</w:delText>
        </w:r>
        <w:r w:rsidR="001D0CC8" w:rsidDel="001B1261">
          <w:rPr>
            <w:rFonts w:ascii="Arial" w:eastAsia="Times New Roman" w:hAnsi="Arial" w:cs="Arial"/>
            <w:b/>
            <w:color w:val="000000" w:themeColor="text1"/>
            <w:sz w:val="24"/>
            <w:szCs w:val="24"/>
          </w:rPr>
          <w:delText xml:space="preserve"> </w:delText>
        </w:r>
        <w:r w:rsidR="001D0CC8" w:rsidRPr="00FF54C0"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xml:space="preserve"> 6</w:delText>
        </w:r>
      </w:del>
    </w:p>
    <w:p w14:paraId="1201E216" w14:textId="209FFB05" w:rsidR="007C4E97" w:rsidRPr="009432B9" w:rsidDel="001B1261" w:rsidRDefault="007C4E97" w:rsidP="001D0CC8">
      <w:pPr>
        <w:widowControl w:val="0"/>
        <w:spacing w:after="0" w:line="360" w:lineRule="auto"/>
        <w:jc w:val="both"/>
        <w:rPr>
          <w:del w:id="497" w:author="Aditya" w:date="2017-12-01T05:36:00Z"/>
          <w:rFonts w:ascii="Arial" w:eastAsia="Times New Roman" w:hAnsi="Arial" w:cs="Arial"/>
          <w:b/>
          <w:color w:val="000000" w:themeColor="text1"/>
          <w:sz w:val="24"/>
          <w:szCs w:val="24"/>
        </w:rPr>
      </w:pPr>
      <w:del w:id="498" w:author="Aditya" w:date="2017-12-01T05:36:00Z">
        <w:r w:rsidRPr="009432B9" w:rsidDel="001B1261">
          <w:rPr>
            <w:rFonts w:ascii="Arial" w:eastAsia="Times New Roman" w:hAnsi="Arial" w:cs="Arial"/>
            <w:b/>
            <w:color w:val="000000" w:themeColor="text1"/>
            <w:sz w:val="24"/>
            <w:szCs w:val="24"/>
          </w:rPr>
          <w:delText>Setting up Prerequisites</w:delText>
        </w:r>
        <w:r w:rsidR="001D0CC8" w:rsidDel="001B1261">
          <w:rPr>
            <w:rFonts w:ascii="Arial" w:eastAsia="Times New Roman" w:hAnsi="Arial" w:cs="Arial"/>
            <w:b/>
            <w:color w:val="000000" w:themeColor="text1"/>
            <w:sz w:val="24"/>
            <w:szCs w:val="24"/>
          </w:rPr>
          <w:delText xml:space="preserve"> </w:delText>
        </w:r>
        <w:r w:rsidR="001D0CC8" w:rsidRPr="00FF54C0"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xml:space="preserve"> </w:delText>
        </w:r>
        <w:r w:rsidR="00D66E48" w:rsidDel="001B1261">
          <w:rPr>
            <w:rFonts w:ascii="Arial" w:eastAsia="Times New Roman" w:hAnsi="Arial" w:cs="Arial"/>
            <w:color w:val="000000" w:themeColor="text1"/>
            <w:sz w:val="24"/>
            <w:szCs w:val="24"/>
          </w:rPr>
          <w:delText>7</w:delText>
        </w:r>
      </w:del>
    </w:p>
    <w:p w14:paraId="6D4B31BE" w14:textId="76536251" w:rsidR="007C4E97" w:rsidRPr="009432B9" w:rsidDel="001B1261" w:rsidRDefault="007C4E97" w:rsidP="001D0CC8">
      <w:pPr>
        <w:widowControl w:val="0"/>
        <w:spacing w:after="0" w:line="360" w:lineRule="auto"/>
        <w:jc w:val="both"/>
        <w:rPr>
          <w:del w:id="499" w:author="Aditya" w:date="2017-12-01T05:36:00Z"/>
          <w:rFonts w:ascii="Arial" w:eastAsia="Times New Roman" w:hAnsi="Arial" w:cs="Arial"/>
          <w:b/>
          <w:color w:val="000000" w:themeColor="text1"/>
          <w:sz w:val="24"/>
          <w:szCs w:val="24"/>
        </w:rPr>
      </w:pPr>
      <w:del w:id="500" w:author="Aditya" w:date="2017-12-01T05:36:00Z">
        <w:r w:rsidRPr="009432B9" w:rsidDel="001B1261">
          <w:rPr>
            <w:rFonts w:ascii="Arial" w:eastAsia="Times New Roman" w:hAnsi="Arial" w:cs="Arial"/>
            <w:b/>
            <w:color w:val="000000" w:themeColor="text1"/>
            <w:sz w:val="24"/>
            <w:szCs w:val="24"/>
          </w:rPr>
          <w:delText>Implementation</w:delText>
        </w:r>
        <w:r w:rsidR="001D0CC8" w:rsidDel="001B1261">
          <w:rPr>
            <w:rFonts w:ascii="Arial" w:eastAsia="Times New Roman" w:hAnsi="Arial" w:cs="Arial"/>
            <w:b/>
            <w:color w:val="000000" w:themeColor="text1"/>
            <w:sz w:val="24"/>
            <w:szCs w:val="24"/>
          </w:rPr>
          <w:delText xml:space="preserve"> </w:delText>
        </w:r>
        <w:r w:rsidR="001D0CC8" w:rsidRPr="00FF54C0"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xml:space="preserve"> </w:delText>
        </w:r>
        <w:r w:rsidR="00A02F36" w:rsidDel="001B1261">
          <w:rPr>
            <w:rFonts w:ascii="Arial" w:eastAsia="Times New Roman" w:hAnsi="Arial" w:cs="Arial"/>
            <w:color w:val="000000" w:themeColor="text1"/>
            <w:sz w:val="24"/>
            <w:szCs w:val="24"/>
          </w:rPr>
          <w:delText>8</w:delText>
        </w:r>
      </w:del>
    </w:p>
    <w:p w14:paraId="78C0385C" w14:textId="071DFDE2" w:rsidR="007C4E97" w:rsidRPr="009432B9" w:rsidDel="001B1261" w:rsidRDefault="007C4E97" w:rsidP="004D469C">
      <w:pPr>
        <w:widowControl w:val="0"/>
        <w:spacing w:after="0" w:line="360" w:lineRule="auto"/>
        <w:jc w:val="both"/>
        <w:rPr>
          <w:del w:id="501" w:author="Aditya" w:date="2017-12-01T05:36:00Z"/>
          <w:rFonts w:ascii="Arial" w:eastAsia="Times New Roman" w:hAnsi="Arial" w:cs="Arial"/>
          <w:b/>
          <w:color w:val="000000" w:themeColor="text1"/>
          <w:sz w:val="24"/>
          <w:szCs w:val="24"/>
        </w:rPr>
      </w:pPr>
      <w:del w:id="502" w:author="Aditya" w:date="2017-12-01T05:36:00Z">
        <w:r w:rsidRPr="009432B9" w:rsidDel="001B1261">
          <w:rPr>
            <w:rFonts w:ascii="Arial" w:eastAsia="Times New Roman" w:hAnsi="Arial" w:cs="Arial"/>
            <w:b/>
            <w:color w:val="000000" w:themeColor="text1"/>
            <w:sz w:val="24"/>
            <w:szCs w:val="24"/>
          </w:rPr>
          <w:delText>Results</w:delText>
        </w:r>
        <w:r w:rsidR="001D0CC8" w:rsidDel="001B1261">
          <w:rPr>
            <w:rFonts w:ascii="Arial" w:eastAsia="Times New Roman" w:hAnsi="Arial" w:cs="Arial"/>
            <w:b/>
            <w:color w:val="000000" w:themeColor="text1"/>
            <w:sz w:val="24"/>
            <w:szCs w:val="24"/>
          </w:rPr>
          <w:delText xml:space="preserve"> </w:delText>
        </w:r>
        <w:r w:rsidR="001D0CC8" w:rsidRPr="00FF54C0"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xml:space="preserve">------------------------------- </w:delText>
        </w:r>
        <w:r w:rsidR="00A02F36" w:rsidDel="001B1261">
          <w:rPr>
            <w:rFonts w:ascii="Arial" w:eastAsia="Times New Roman" w:hAnsi="Arial" w:cs="Arial"/>
            <w:color w:val="000000" w:themeColor="text1"/>
            <w:sz w:val="24"/>
            <w:szCs w:val="24"/>
          </w:rPr>
          <w:delText>9</w:delText>
        </w:r>
      </w:del>
    </w:p>
    <w:p w14:paraId="013F28D2" w14:textId="1650992B" w:rsidR="007C4E97" w:rsidRPr="009432B9" w:rsidDel="001B1261" w:rsidRDefault="007C4E97" w:rsidP="004D469C">
      <w:pPr>
        <w:widowControl w:val="0"/>
        <w:spacing w:after="0" w:line="360" w:lineRule="auto"/>
        <w:jc w:val="both"/>
        <w:rPr>
          <w:del w:id="503" w:author="Aditya" w:date="2017-12-01T05:36:00Z"/>
          <w:rFonts w:ascii="Arial" w:eastAsia="Times New Roman" w:hAnsi="Arial" w:cs="Arial"/>
          <w:b/>
          <w:color w:val="000000" w:themeColor="text1"/>
          <w:sz w:val="24"/>
          <w:szCs w:val="24"/>
        </w:rPr>
      </w:pPr>
      <w:del w:id="504" w:author="Aditya" w:date="2017-12-01T05:36:00Z">
        <w:r w:rsidRPr="009432B9" w:rsidDel="001B1261">
          <w:rPr>
            <w:rFonts w:ascii="Arial" w:eastAsia="Times New Roman" w:hAnsi="Arial" w:cs="Arial"/>
            <w:b/>
            <w:color w:val="000000" w:themeColor="text1"/>
            <w:sz w:val="24"/>
            <w:szCs w:val="24"/>
          </w:rPr>
          <w:delText>Evaluation</w:delText>
        </w:r>
        <w:r w:rsidR="001D0CC8" w:rsidDel="001B1261">
          <w:rPr>
            <w:rFonts w:ascii="Arial" w:eastAsia="Times New Roman" w:hAnsi="Arial" w:cs="Arial"/>
            <w:b/>
            <w:color w:val="000000" w:themeColor="text1"/>
            <w:sz w:val="24"/>
            <w:szCs w:val="24"/>
          </w:rPr>
          <w:delText xml:space="preserve"> </w:delText>
        </w:r>
        <w:r w:rsidR="001D0CC8" w:rsidRPr="00FF54C0" w:rsidDel="001B1261">
          <w:rPr>
            <w:rFonts w:ascii="Arial" w:eastAsia="Times New Roman" w:hAnsi="Arial" w:cs="Arial"/>
            <w:color w:val="000000" w:themeColor="text1"/>
            <w:sz w:val="24"/>
            <w:szCs w:val="24"/>
          </w:rPr>
          <w:delText>-------------------------------------------------------------------------</w:delText>
        </w:r>
        <w:r w:rsidR="00FF54C0" w:rsidRPr="00FF54C0"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b/>
            <w:color w:val="000000" w:themeColor="text1"/>
            <w:sz w:val="24"/>
            <w:szCs w:val="24"/>
          </w:rPr>
          <w:delText xml:space="preserve"> </w:delText>
        </w:r>
        <w:r w:rsidR="00FF54C0" w:rsidRPr="00FF54C0" w:rsidDel="001B1261">
          <w:rPr>
            <w:rFonts w:ascii="Arial" w:eastAsia="Times New Roman" w:hAnsi="Arial" w:cs="Arial"/>
            <w:color w:val="000000" w:themeColor="text1"/>
            <w:sz w:val="24"/>
            <w:szCs w:val="24"/>
          </w:rPr>
          <w:delText>1</w:delText>
        </w:r>
        <w:r w:rsidR="00A02F36" w:rsidDel="001B1261">
          <w:rPr>
            <w:rFonts w:ascii="Arial" w:eastAsia="Times New Roman" w:hAnsi="Arial" w:cs="Arial"/>
            <w:color w:val="000000" w:themeColor="text1"/>
            <w:sz w:val="24"/>
            <w:szCs w:val="24"/>
          </w:rPr>
          <w:delText>3</w:delText>
        </w:r>
      </w:del>
    </w:p>
    <w:p w14:paraId="6F0DBC74" w14:textId="7609BE84" w:rsidR="007C4E97" w:rsidRPr="009432B9" w:rsidDel="001B1261" w:rsidRDefault="007C4E97" w:rsidP="004D469C">
      <w:pPr>
        <w:widowControl w:val="0"/>
        <w:spacing w:after="0" w:line="360" w:lineRule="auto"/>
        <w:jc w:val="both"/>
        <w:rPr>
          <w:del w:id="505" w:author="Aditya" w:date="2017-12-01T05:36:00Z"/>
          <w:rFonts w:ascii="Arial" w:eastAsia="Times New Roman" w:hAnsi="Arial" w:cs="Arial"/>
          <w:b/>
          <w:color w:val="000000" w:themeColor="text1"/>
          <w:sz w:val="24"/>
          <w:szCs w:val="24"/>
        </w:rPr>
      </w:pPr>
      <w:del w:id="506" w:author="Aditya" w:date="2017-12-01T05:36:00Z">
        <w:r w:rsidRPr="009432B9" w:rsidDel="001B1261">
          <w:rPr>
            <w:rFonts w:ascii="Arial" w:eastAsia="Times New Roman" w:hAnsi="Arial" w:cs="Arial"/>
            <w:b/>
            <w:color w:val="000000" w:themeColor="text1"/>
            <w:sz w:val="24"/>
            <w:szCs w:val="24"/>
          </w:rPr>
          <w:delText>Reflections</w:delText>
        </w:r>
        <w:r w:rsidR="001D0CC8" w:rsidDel="001B1261">
          <w:rPr>
            <w:rFonts w:ascii="Arial" w:eastAsia="Times New Roman" w:hAnsi="Arial" w:cs="Arial"/>
            <w:b/>
            <w:color w:val="000000" w:themeColor="text1"/>
            <w:sz w:val="24"/>
            <w:szCs w:val="24"/>
          </w:rPr>
          <w:delText xml:space="preserve"> </w:delText>
        </w:r>
        <w:r w:rsidR="001D0CC8" w:rsidRPr="00FF54C0"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color w:val="000000" w:themeColor="text1"/>
            <w:sz w:val="24"/>
            <w:szCs w:val="24"/>
          </w:rPr>
          <w:delText>------------------------------ 1</w:delText>
        </w:r>
        <w:r w:rsidR="00A02F36" w:rsidDel="001B1261">
          <w:rPr>
            <w:rFonts w:ascii="Arial" w:eastAsia="Times New Roman" w:hAnsi="Arial" w:cs="Arial"/>
            <w:color w:val="000000" w:themeColor="text1"/>
            <w:sz w:val="24"/>
            <w:szCs w:val="24"/>
          </w:rPr>
          <w:delText>4</w:delText>
        </w:r>
      </w:del>
    </w:p>
    <w:p w14:paraId="7D03A8DF" w14:textId="1873F6FF" w:rsidR="007C4E97" w:rsidRPr="009432B9" w:rsidDel="001B1261" w:rsidRDefault="007C4E97" w:rsidP="004D469C">
      <w:pPr>
        <w:widowControl w:val="0"/>
        <w:spacing w:after="0" w:line="360" w:lineRule="auto"/>
        <w:jc w:val="both"/>
        <w:rPr>
          <w:del w:id="507" w:author="Aditya" w:date="2017-12-01T05:36:00Z"/>
          <w:rFonts w:ascii="Arial" w:eastAsia="Times New Roman" w:hAnsi="Arial" w:cs="Arial"/>
          <w:b/>
          <w:color w:val="000000" w:themeColor="text1"/>
          <w:sz w:val="24"/>
          <w:szCs w:val="24"/>
        </w:rPr>
      </w:pPr>
      <w:del w:id="508" w:author="Aditya" w:date="2017-12-01T05:36:00Z">
        <w:r w:rsidRPr="009432B9" w:rsidDel="001B1261">
          <w:rPr>
            <w:rFonts w:ascii="Arial" w:eastAsia="Times New Roman" w:hAnsi="Arial" w:cs="Arial"/>
            <w:b/>
            <w:color w:val="000000" w:themeColor="text1"/>
            <w:sz w:val="24"/>
            <w:szCs w:val="24"/>
          </w:rPr>
          <w:delText>Future Work</w:delText>
        </w:r>
        <w:r w:rsidR="001D0CC8" w:rsidDel="001B1261">
          <w:rPr>
            <w:rFonts w:ascii="Arial" w:eastAsia="Times New Roman" w:hAnsi="Arial" w:cs="Arial"/>
            <w:b/>
            <w:color w:val="000000" w:themeColor="text1"/>
            <w:sz w:val="24"/>
            <w:szCs w:val="24"/>
          </w:rPr>
          <w:delText xml:space="preserve"> </w:delText>
        </w:r>
        <w:r w:rsidR="001D0CC8" w:rsidRPr="00FF54C0" w:rsidDel="001B1261">
          <w:rPr>
            <w:rFonts w:ascii="Arial" w:eastAsia="Times New Roman" w:hAnsi="Arial" w:cs="Arial"/>
            <w:color w:val="000000" w:themeColor="text1"/>
            <w:sz w:val="24"/>
            <w:szCs w:val="24"/>
          </w:rPr>
          <w:delText>-----------------------------------------------------------------</w:delText>
        </w:r>
        <w:r w:rsidR="00FF54C0" w:rsidRPr="00FF54C0" w:rsidDel="001B1261">
          <w:rPr>
            <w:rFonts w:ascii="Arial" w:eastAsia="Times New Roman" w:hAnsi="Arial" w:cs="Arial"/>
            <w:color w:val="000000" w:themeColor="text1"/>
            <w:sz w:val="24"/>
            <w:szCs w:val="24"/>
          </w:rPr>
          <w:delText>------------------------------</w:delText>
        </w:r>
        <w:r w:rsidR="00FF54C0" w:rsidDel="001B1261">
          <w:rPr>
            <w:rFonts w:ascii="Arial" w:eastAsia="Times New Roman" w:hAnsi="Arial" w:cs="Arial"/>
            <w:b/>
            <w:color w:val="000000" w:themeColor="text1"/>
            <w:sz w:val="24"/>
            <w:szCs w:val="24"/>
          </w:rPr>
          <w:delText xml:space="preserve"> </w:delText>
        </w:r>
        <w:r w:rsidR="00FF54C0" w:rsidRPr="00FF54C0" w:rsidDel="001B1261">
          <w:rPr>
            <w:rFonts w:ascii="Arial" w:eastAsia="Times New Roman" w:hAnsi="Arial" w:cs="Arial"/>
            <w:color w:val="000000" w:themeColor="text1"/>
            <w:sz w:val="24"/>
            <w:szCs w:val="24"/>
          </w:rPr>
          <w:delText>1</w:delText>
        </w:r>
        <w:r w:rsidR="00A02F36" w:rsidDel="001B1261">
          <w:rPr>
            <w:rFonts w:ascii="Arial" w:eastAsia="Times New Roman" w:hAnsi="Arial" w:cs="Arial"/>
            <w:color w:val="000000" w:themeColor="text1"/>
            <w:sz w:val="24"/>
            <w:szCs w:val="24"/>
          </w:rPr>
          <w:delText>4</w:delText>
        </w:r>
      </w:del>
    </w:p>
    <w:p w14:paraId="10726CA0" w14:textId="4B2A84DD" w:rsidR="007C4E97" w:rsidRPr="009432B9" w:rsidDel="001B1261" w:rsidRDefault="007C4E97" w:rsidP="004D469C">
      <w:pPr>
        <w:widowControl w:val="0"/>
        <w:spacing w:after="0" w:line="360" w:lineRule="auto"/>
        <w:jc w:val="both"/>
        <w:rPr>
          <w:del w:id="509" w:author="Aditya" w:date="2017-12-01T05:36:00Z"/>
          <w:rFonts w:ascii="Arial" w:eastAsia="Times New Roman" w:hAnsi="Arial" w:cs="Arial"/>
          <w:b/>
          <w:color w:val="000000" w:themeColor="text1"/>
          <w:sz w:val="24"/>
          <w:szCs w:val="24"/>
        </w:rPr>
      </w:pPr>
      <w:del w:id="510" w:author="Aditya" w:date="2017-12-01T05:36:00Z">
        <w:r w:rsidRPr="009432B9" w:rsidDel="001B1261">
          <w:rPr>
            <w:rFonts w:ascii="Arial" w:eastAsia="Times New Roman" w:hAnsi="Arial" w:cs="Arial"/>
            <w:b/>
            <w:color w:val="000000" w:themeColor="text1"/>
            <w:sz w:val="24"/>
            <w:szCs w:val="24"/>
          </w:rPr>
          <w:delText>Appendices</w:delText>
        </w:r>
        <w:r w:rsidR="00FF54C0" w:rsidDel="001B1261">
          <w:rPr>
            <w:rFonts w:ascii="Arial" w:eastAsia="Times New Roman" w:hAnsi="Arial" w:cs="Arial"/>
            <w:b/>
            <w:color w:val="000000" w:themeColor="text1"/>
            <w:sz w:val="24"/>
            <w:szCs w:val="24"/>
          </w:rPr>
          <w:delText xml:space="preserve"> </w:delText>
        </w:r>
        <w:r w:rsidR="00FF54C0" w:rsidRPr="00FF54C0" w:rsidDel="001B1261">
          <w:rPr>
            <w:rFonts w:ascii="Arial" w:eastAsia="Times New Roman" w:hAnsi="Arial" w:cs="Arial"/>
            <w:color w:val="000000" w:themeColor="text1"/>
            <w:sz w:val="24"/>
            <w:szCs w:val="24"/>
          </w:rPr>
          <w:delText>----------------------------------------------------------------------------------------------- 1</w:delText>
        </w:r>
        <w:r w:rsidR="00A02F36" w:rsidDel="001B1261">
          <w:rPr>
            <w:rFonts w:ascii="Arial" w:eastAsia="Times New Roman" w:hAnsi="Arial" w:cs="Arial"/>
            <w:color w:val="000000" w:themeColor="text1"/>
            <w:sz w:val="24"/>
            <w:szCs w:val="24"/>
          </w:rPr>
          <w:delText>6</w:delText>
        </w:r>
      </w:del>
    </w:p>
    <w:p w14:paraId="10BDE21C" w14:textId="538E0F1B" w:rsidR="007C4E97" w:rsidRPr="009432B9" w:rsidDel="001B1261" w:rsidRDefault="007C4E97" w:rsidP="004D469C">
      <w:pPr>
        <w:widowControl w:val="0"/>
        <w:spacing w:after="0" w:line="360" w:lineRule="auto"/>
        <w:jc w:val="both"/>
        <w:rPr>
          <w:del w:id="511" w:author="Aditya" w:date="2017-12-01T05:36:00Z"/>
          <w:rFonts w:ascii="Arial" w:eastAsia="Times New Roman" w:hAnsi="Arial" w:cs="Arial"/>
          <w:b/>
          <w:color w:val="000000" w:themeColor="text1"/>
          <w:sz w:val="24"/>
          <w:szCs w:val="24"/>
        </w:rPr>
      </w:pPr>
      <w:del w:id="512" w:author="Aditya" w:date="2017-12-01T05:36:00Z">
        <w:r w:rsidRPr="009432B9" w:rsidDel="001B1261">
          <w:rPr>
            <w:rFonts w:ascii="Arial" w:eastAsia="Times New Roman" w:hAnsi="Arial" w:cs="Arial"/>
            <w:b/>
            <w:color w:val="000000" w:themeColor="text1"/>
            <w:sz w:val="24"/>
            <w:szCs w:val="24"/>
          </w:rPr>
          <w:delText>Appendix A -</w:delText>
        </w:r>
        <w:r w:rsidR="00202162" w:rsidRPr="009432B9" w:rsidDel="001B1261">
          <w:rPr>
            <w:rFonts w:ascii="Arial" w:eastAsia="Times New Roman" w:hAnsi="Arial" w:cs="Arial"/>
            <w:b/>
            <w:color w:val="000000" w:themeColor="text1"/>
            <w:sz w:val="24"/>
            <w:szCs w:val="24"/>
          </w:rPr>
          <w:delText xml:space="preserve"> </w:delText>
        </w:r>
        <w:r w:rsidRPr="009432B9" w:rsidDel="001B1261">
          <w:rPr>
            <w:rFonts w:ascii="Arial" w:eastAsia="Times New Roman" w:hAnsi="Arial" w:cs="Arial"/>
            <w:b/>
            <w:color w:val="000000" w:themeColor="text1"/>
            <w:sz w:val="24"/>
            <w:szCs w:val="24"/>
          </w:rPr>
          <w:delText>Amazon Web Services Terminology</w:delText>
        </w:r>
        <w:r w:rsidR="001D0CC8" w:rsidDel="001B1261">
          <w:rPr>
            <w:rFonts w:ascii="Arial" w:eastAsia="Times New Roman" w:hAnsi="Arial" w:cs="Arial"/>
            <w:b/>
            <w:color w:val="000000" w:themeColor="text1"/>
            <w:sz w:val="24"/>
            <w:szCs w:val="24"/>
          </w:rPr>
          <w:delText xml:space="preserve"> </w:delText>
        </w:r>
        <w:r w:rsidR="001D0CC8" w:rsidRPr="00FF54C0" w:rsidDel="001B1261">
          <w:rPr>
            <w:rFonts w:ascii="Arial" w:eastAsia="Times New Roman" w:hAnsi="Arial" w:cs="Arial"/>
            <w:color w:val="000000" w:themeColor="text1"/>
            <w:sz w:val="24"/>
            <w:szCs w:val="24"/>
          </w:rPr>
          <w:delText>-----------------------------------</w:delText>
        </w:r>
        <w:r w:rsidR="00FF54C0" w:rsidRPr="00FF54C0" w:rsidDel="001B1261">
          <w:rPr>
            <w:rFonts w:ascii="Arial" w:eastAsia="Times New Roman" w:hAnsi="Arial" w:cs="Arial"/>
            <w:color w:val="000000" w:themeColor="text1"/>
            <w:sz w:val="24"/>
            <w:szCs w:val="24"/>
          </w:rPr>
          <w:delText>------- 1</w:delText>
        </w:r>
        <w:r w:rsidR="00A02F36" w:rsidDel="001B1261">
          <w:rPr>
            <w:rFonts w:ascii="Arial" w:eastAsia="Times New Roman" w:hAnsi="Arial" w:cs="Arial"/>
            <w:color w:val="000000" w:themeColor="text1"/>
            <w:sz w:val="24"/>
            <w:szCs w:val="24"/>
          </w:rPr>
          <w:delText>6</w:delText>
        </w:r>
      </w:del>
    </w:p>
    <w:p w14:paraId="5F98178C" w14:textId="03867759" w:rsidR="007C4E97" w:rsidRPr="009432B9" w:rsidDel="001B1261" w:rsidRDefault="007C4E97" w:rsidP="004D469C">
      <w:pPr>
        <w:widowControl w:val="0"/>
        <w:spacing w:after="0" w:line="360" w:lineRule="auto"/>
        <w:jc w:val="both"/>
        <w:rPr>
          <w:del w:id="513" w:author="Aditya" w:date="2017-12-01T05:36:00Z"/>
          <w:rFonts w:ascii="Arial" w:eastAsia="Times New Roman" w:hAnsi="Arial" w:cs="Arial"/>
          <w:b/>
          <w:color w:val="000000" w:themeColor="text1"/>
          <w:sz w:val="24"/>
          <w:szCs w:val="24"/>
        </w:rPr>
      </w:pPr>
      <w:del w:id="514" w:author="Aditya" w:date="2017-12-01T05:36:00Z">
        <w:r w:rsidRPr="009432B9" w:rsidDel="001B1261">
          <w:rPr>
            <w:rFonts w:ascii="Arial" w:eastAsia="Times New Roman" w:hAnsi="Arial" w:cs="Arial"/>
            <w:b/>
            <w:color w:val="000000" w:themeColor="text1"/>
            <w:sz w:val="24"/>
            <w:szCs w:val="24"/>
          </w:rPr>
          <w:delText xml:space="preserve">Appendix B -  Setting up </w:delText>
        </w:r>
        <w:r w:rsidR="001D0CC8" w:rsidDel="001B1261">
          <w:rPr>
            <w:rFonts w:ascii="Arial" w:eastAsia="Times New Roman" w:hAnsi="Arial" w:cs="Arial"/>
            <w:b/>
            <w:color w:val="000000" w:themeColor="text1"/>
            <w:sz w:val="24"/>
            <w:szCs w:val="24"/>
          </w:rPr>
          <w:delText xml:space="preserve">Environment </w:delText>
        </w:r>
        <w:r w:rsidR="001D0CC8" w:rsidRPr="00FF54C0" w:rsidDel="001B1261">
          <w:rPr>
            <w:rFonts w:ascii="Arial" w:eastAsia="Times New Roman" w:hAnsi="Arial" w:cs="Arial"/>
            <w:color w:val="000000" w:themeColor="text1"/>
            <w:sz w:val="24"/>
            <w:szCs w:val="24"/>
          </w:rPr>
          <w:delText>---------------------------------------------------</w:delText>
        </w:r>
        <w:r w:rsidR="00FF54C0" w:rsidRPr="00FF54C0" w:rsidDel="001B1261">
          <w:rPr>
            <w:rFonts w:ascii="Arial" w:eastAsia="Times New Roman" w:hAnsi="Arial" w:cs="Arial"/>
            <w:color w:val="000000" w:themeColor="text1"/>
            <w:sz w:val="24"/>
            <w:szCs w:val="24"/>
          </w:rPr>
          <w:delText>------- 1</w:delText>
        </w:r>
        <w:r w:rsidR="00A02F36" w:rsidDel="001B1261">
          <w:rPr>
            <w:rFonts w:ascii="Arial" w:eastAsia="Times New Roman" w:hAnsi="Arial" w:cs="Arial"/>
            <w:color w:val="000000" w:themeColor="text1"/>
            <w:sz w:val="24"/>
            <w:szCs w:val="24"/>
          </w:rPr>
          <w:delText>8</w:delText>
        </w:r>
      </w:del>
    </w:p>
    <w:p w14:paraId="68CC4BB8" w14:textId="03E1F904" w:rsidR="00202162" w:rsidRPr="009432B9" w:rsidDel="001B1261" w:rsidRDefault="007C4E97" w:rsidP="004D469C">
      <w:pPr>
        <w:widowControl w:val="0"/>
        <w:spacing w:after="0" w:line="360" w:lineRule="auto"/>
        <w:jc w:val="both"/>
        <w:rPr>
          <w:del w:id="515" w:author="Aditya" w:date="2017-12-01T05:36:00Z"/>
          <w:rFonts w:ascii="Arial" w:eastAsia="Times New Roman" w:hAnsi="Arial" w:cs="Arial"/>
          <w:b/>
          <w:color w:val="000000" w:themeColor="text1"/>
          <w:sz w:val="24"/>
          <w:szCs w:val="24"/>
        </w:rPr>
      </w:pPr>
      <w:del w:id="516" w:author="Aditya" w:date="2017-12-01T05:36:00Z">
        <w:r w:rsidRPr="009432B9" w:rsidDel="001B1261">
          <w:rPr>
            <w:rFonts w:ascii="Arial" w:eastAsia="Times New Roman" w:hAnsi="Arial" w:cs="Arial"/>
            <w:b/>
            <w:color w:val="000000" w:themeColor="text1"/>
            <w:sz w:val="24"/>
            <w:szCs w:val="24"/>
          </w:rPr>
          <w:delText>Appendix C -</w:delText>
        </w:r>
        <w:r w:rsidR="00202162" w:rsidRPr="009432B9" w:rsidDel="001B1261">
          <w:rPr>
            <w:rFonts w:ascii="Arial" w:eastAsia="Times New Roman" w:hAnsi="Arial" w:cs="Arial"/>
            <w:b/>
            <w:color w:val="000000" w:themeColor="text1"/>
            <w:sz w:val="24"/>
            <w:szCs w:val="24"/>
          </w:rPr>
          <w:delText xml:space="preserve"> </w:delText>
        </w:r>
        <w:r w:rsidRPr="009432B9" w:rsidDel="001B1261">
          <w:rPr>
            <w:rFonts w:ascii="Arial" w:eastAsia="Times New Roman" w:hAnsi="Arial" w:cs="Arial"/>
            <w:b/>
            <w:color w:val="000000" w:themeColor="text1"/>
            <w:sz w:val="24"/>
            <w:szCs w:val="24"/>
          </w:rPr>
          <w:delText xml:space="preserve">Terraform Scripts to </w:delText>
        </w:r>
        <w:r w:rsidR="00202162" w:rsidRPr="009432B9" w:rsidDel="001B1261">
          <w:rPr>
            <w:rFonts w:ascii="Arial" w:eastAsia="Times New Roman" w:hAnsi="Arial" w:cs="Arial"/>
            <w:b/>
            <w:color w:val="000000" w:themeColor="text1"/>
            <w:sz w:val="24"/>
            <w:szCs w:val="24"/>
          </w:rPr>
          <w:delText>implement 1</w:delText>
        </w:r>
        <w:r w:rsidR="00202162" w:rsidRPr="009432B9" w:rsidDel="001B1261">
          <w:rPr>
            <w:rFonts w:ascii="Arial" w:eastAsia="Times New Roman" w:hAnsi="Arial" w:cs="Arial"/>
            <w:b/>
            <w:color w:val="000000" w:themeColor="text1"/>
            <w:sz w:val="24"/>
            <w:szCs w:val="24"/>
            <w:vertAlign w:val="superscript"/>
          </w:rPr>
          <w:delText>st</w:delText>
        </w:r>
        <w:r w:rsidR="00202162" w:rsidRPr="009432B9" w:rsidDel="001B1261">
          <w:rPr>
            <w:rFonts w:ascii="Arial" w:eastAsia="Times New Roman" w:hAnsi="Arial" w:cs="Arial"/>
            <w:b/>
            <w:color w:val="000000" w:themeColor="text1"/>
            <w:sz w:val="24"/>
            <w:szCs w:val="24"/>
          </w:rPr>
          <w:delText xml:space="preserve"> set of infrastructures </w:delText>
        </w:r>
        <w:r w:rsidR="001D0CC8" w:rsidDel="001B1261">
          <w:rPr>
            <w:rFonts w:ascii="Arial" w:eastAsia="Times New Roman" w:hAnsi="Arial" w:cs="Arial"/>
            <w:b/>
            <w:color w:val="000000" w:themeColor="text1"/>
            <w:sz w:val="24"/>
            <w:szCs w:val="24"/>
          </w:rPr>
          <w:delText xml:space="preserve">                           requirements </w:delText>
        </w:r>
        <w:r w:rsidR="001D0CC8" w:rsidRPr="00FF54C0" w:rsidDel="001B1261">
          <w:rPr>
            <w:rFonts w:ascii="Arial" w:eastAsia="Times New Roman" w:hAnsi="Arial" w:cs="Arial"/>
            <w:color w:val="000000" w:themeColor="text1"/>
            <w:sz w:val="24"/>
            <w:szCs w:val="24"/>
          </w:rPr>
          <w:delText>----------------------------------------------------------------</w:delText>
        </w:r>
        <w:r w:rsidR="00A02F36" w:rsidDel="001B1261">
          <w:rPr>
            <w:rFonts w:ascii="Arial" w:eastAsia="Times New Roman" w:hAnsi="Arial" w:cs="Arial"/>
            <w:color w:val="000000" w:themeColor="text1"/>
            <w:sz w:val="24"/>
            <w:szCs w:val="24"/>
          </w:rPr>
          <w:delText>---------------------------- 20</w:delText>
        </w:r>
      </w:del>
    </w:p>
    <w:p w14:paraId="0081C756" w14:textId="23741978" w:rsidR="00202162" w:rsidRPr="009432B9" w:rsidDel="001B1261" w:rsidRDefault="00202162" w:rsidP="004D469C">
      <w:pPr>
        <w:widowControl w:val="0"/>
        <w:spacing w:after="0" w:line="360" w:lineRule="auto"/>
        <w:jc w:val="both"/>
        <w:rPr>
          <w:del w:id="517" w:author="Aditya" w:date="2017-12-01T05:36:00Z"/>
          <w:rFonts w:ascii="Arial" w:eastAsia="Times New Roman" w:hAnsi="Arial" w:cs="Arial"/>
          <w:b/>
          <w:color w:val="000000" w:themeColor="text1"/>
          <w:sz w:val="24"/>
          <w:szCs w:val="24"/>
        </w:rPr>
      </w:pPr>
      <w:del w:id="518" w:author="Aditya" w:date="2017-12-01T05:36:00Z">
        <w:r w:rsidRPr="009432B9" w:rsidDel="001B1261">
          <w:rPr>
            <w:rFonts w:ascii="Arial" w:eastAsia="Times New Roman" w:hAnsi="Arial" w:cs="Arial"/>
            <w:b/>
            <w:color w:val="000000" w:themeColor="text1"/>
            <w:sz w:val="24"/>
            <w:szCs w:val="24"/>
          </w:rPr>
          <w:delText>Appendix D - Terraform and Ansible Scripts to implement 2</w:delText>
        </w:r>
        <w:r w:rsidRPr="009432B9" w:rsidDel="001B1261">
          <w:rPr>
            <w:rFonts w:ascii="Arial" w:eastAsia="Times New Roman" w:hAnsi="Arial" w:cs="Arial"/>
            <w:b/>
            <w:color w:val="000000" w:themeColor="text1"/>
            <w:sz w:val="24"/>
            <w:szCs w:val="24"/>
            <w:vertAlign w:val="superscript"/>
          </w:rPr>
          <w:delText>nd</w:delText>
        </w:r>
        <w:r w:rsidRPr="009432B9" w:rsidDel="001B1261">
          <w:rPr>
            <w:rFonts w:ascii="Arial" w:eastAsia="Times New Roman" w:hAnsi="Arial" w:cs="Arial"/>
            <w:b/>
            <w:color w:val="000000" w:themeColor="text1"/>
            <w:sz w:val="24"/>
            <w:szCs w:val="24"/>
          </w:rPr>
          <w:delText xml:space="preserve"> set </w:delText>
        </w:r>
        <w:r w:rsidR="001D0CC8" w:rsidDel="001B1261">
          <w:rPr>
            <w:rFonts w:ascii="Arial" w:eastAsia="Times New Roman" w:hAnsi="Arial" w:cs="Arial"/>
            <w:b/>
            <w:color w:val="000000" w:themeColor="text1"/>
            <w:sz w:val="24"/>
            <w:szCs w:val="24"/>
          </w:rPr>
          <w:delText xml:space="preserve">of infrastructures requirements </w:delText>
        </w:r>
        <w:r w:rsidR="001D0CC8" w:rsidRPr="00FF54C0" w:rsidDel="001B1261">
          <w:rPr>
            <w:rFonts w:ascii="Arial" w:eastAsia="Times New Roman" w:hAnsi="Arial" w:cs="Arial"/>
            <w:color w:val="000000" w:themeColor="text1"/>
            <w:sz w:val="24"/>
            <w:szCs w:val="24"/>
          </w:rPr>
          <w:delText>----------------------------------------------------------------</w:delText>
        </w:r>
        <w:r w:rsidR="00A02F36" w:rsidDel="001B1261">
          <w:rPr>
            <w:rFonts w:ascii="Arial" w:eastAsia="Times New Roman" w:hAnsi="Arial" w:cs="Arial"/>
            <w:color w:val="000000" w:themeColor="text1"/>
            <w:sz w:val="24"/>
            <w:szCs w:val="24"/>
          </w:rPr>
          <w:delText>---------------------------- 24</w:delText>
        </w:r>
      </w:del>
    </w:p>
    <w:p w14:paraId="0DC8DA87" w14:textId="19DD654A" w:rsidR="00202162" w:rsidRPr="009432B9" w:rsidDel="001B1261" w:rsidRDefault="00202162" w:rsidP="004D469C">
      <w:pPr>
        <w:widowControl w:val="0"/>
        <w:spacing w:after="0" w:line="360" w:lineRule="auto"/>
        <w:jc w:val="both"/>
        <w:rPr>
          <w:del w:id="519" w:author="Aditya" w:date="2017-12-01T05:36:00Z"/>
          <w:rFonts w:ascii="Arial" w:eastAsia="Times New Roman" w:hAnsi="Arial" w:cs="Arial"/>
          <w:b/>
          <w:color w:val="000000" w:themeColor="text1"/>
          <w:sz w:val="24"/>
          <w:szCs w:val="24"/>
        </w:rPr>
      </w:pPr>
      <w:del w:id="520" w:author="Aditya" w:date="2017-12-01T05:36:00Z">
        <w:r w:rsidRPr="009432B9" w:rsidDel="001B1261">
          <w:rPr>
            <w:rFonts w:ascii="Arial" w:eastAsia="Times New Roman" w:hAnsi="Arial" w:cs="Arial"/>
            <w:b/>
            <w:color w:val="000000" w:themeColor="text1"/>
            <w:sz w:val="24"/>
            <w:szCs w:val="24"/>
          </w:rPr>
          <w:delText>Bibliography</w:delText>
        </w:r>
        <w:r w:rsidR="001D0CC8" w:rsidDel="001B1261">
          <w:rPr>
            <w:rFonts w:ascii="Arial" w:eastAsia="Times New Roman" w:hAnsi="Arial" w:cs="Arial"/>
            <w:b/>
            <w:color w:val="000000" w:themeColor="text1"/>
            <w:sz w:val="24"/>
            <w:szCs w:val="24"/>
          </w:rPr>
          <w:delText xml:space="preserve"> </w:delText>
        </w:r>
        <w:r w:rsidR="00DF1A96" w:rsidRPr="00FF54C0" w:rsidDel="001B1261">
          <w:rPr>
            <w:rFonts w:ascii="Arial" w:eastAsia="Times New Roman" w:hAnsi="Arial" w:cs="Arial"/>
            <w:color w:val="000000" w:themeColor="text1"/>
            <w:sz w:val="24"/>
            <w:szCs w:val="24"/>
          </w:rPr>
          <w:delText>-----------------------------------------------------------------</w:delText>
        </w:r>
        <w:r w:rsidR="00DF1A96" w:rsidDel="001B1261">
          <w:rPr>
            <w:rFonts w:ascii="Arial" w:eastAsia="Times New Roman" w:hAnsi="Arial" w:cs="Arial"/>
            <w:color w:val="000000" w:themeColor="text1"/>
            <w:sz w:val="24"/>
            <w:szCs w:val="24"/>
          </w:rPr>
          <w:delText>--------------------------- 37</w:delText>
        </w:r>
      </w:del>
    </w:p>
    <w:p w14:paraId="6D742DEE" w14:textId="17DB4D33" w:rsidR="007C4E97" w:rsidRPr="009432B9" w:rsidDel="001B1261" w:rsidRDefault="00202162" w:rsidP="004D469C">
      <w:pPr>
        <w:widowControl w:val="0"/>
        <w:spacing w:after="0" w:line="360" w:lineRule="auto"/>
        <w:jc w:val="both"/>
        <w:rPr>
          <w:del w:id="521" w:author="Aditya" w:date="2017-12-01T05:36:00Z"/>
          <w:rFonts w:ascii="Arial" w:eastAsia="Times New Roman" w:hAnsi="Arial" w:cs="Arial"/>
          <w:b/>
          <w:color w:val="000000" w:themeColor="text1"/>
          <w:sz w:val="24"/>
          <w:szCs w:val="24"/>
        </w:rPr>
      </w:pPr>
      <w:del w:id="522" w:author="Aditya" w:date="2017-12-01T05:36:00Z">
        <w:r w:rsidRPr="009432B9" w:rsidDel="001B1261">
          <w:rPr>
            <w:rFonts w:ascii="Arial" w:eastAsia="Times New Roman" w:hAnsi="Arial" w:cs="Arial"/>
            <w:b/>
            <w:color w:val="000000" w:themeColor="text1"/>
            <w:sz w:val="24"/>
            <w:szCs w:val="24"/>
          </w:rPr>
          <w:tab/>
        </w:r>
        <w:r w:rsidR="007C4E97" w:rsidRPr="009432B9" w:rsidDel="001B1261">
          <w:rPr>
            <w:rFonts w:ascii="Arial" w:eastAsia="Times New Roman" w:hAnsi="Arial" w:cs="Arial"/>
            <w:b/>
            <w:color w:val="000000" w:themeColor="text1"/>
            <w:sz w:val="24"/>
            <w:szCs w:val="24"/>
          </w:rPr>
          <w:delText xml:space="preserve"> </w:delText>
        </w:r>
      </w:del>
    </w:p>
    <w:p w14:paraId="1D12F458" w14:textId="532D66BB" w:rsidR="007C4E97" w:rsidRPr="009432B9" w:rsidDel="001B1261" w:rsidRDefault="007C4E97" w:rsidP="004D469C">
      <w:pPr>
        <w:widowControl w:val="0"/>
        <w:spacing w:after="0" w:line="360" w:lineRule="auto"/>
        <w:jc w:val="both"/>
        <w:rPr>
          <w:del w:id="523" w:author="Aditya" w:date="2017-12-01T05:36:00Z"/>
          <w:rFonts w:ascii="Arial" w:eastAsia="Times New Roman" w:hAnsi="Arial" w:cs="Arial"/>
          <w:b/>
          <w:color w:val="000000" w:themeColor="text1"/>
          <w:sz w:val="24"/>
          <w:szCs w:val="24"/>
        </w:rPr>
      </w:pPr>
    </w:p>
    <w:p w14:paraId="7B348CFC" w14:textId="79B9D7F3" w:rsidR="007C4E97" w:rsidRPr="009432B9" w:rsidDel="001B1261" w:rsidRDefault="007C4E97" w:rsidP="004D469C">
      <w:pPr>
        <w:widowControl w:val="0"/>
        <w:spacing w:after="0" w:line="360" w:lineRule="auto"/>
        <w:jc w:val="both"/>
        <w:rPr>
          <w:del w:id="524" w:author="Aditya" w:date="2017-12-01T05:36:00Z"/>
          <w:rFonts w:ascii="Arial" w:eastAsia="Times New Roman" w:hAnsi="Arial" w:cs="Arial"/>
          <w:b/>
          <w:color w:val="000000" w:themeColor="text1"/>
          <w:sz w:val="24"/>
          <w:szCs w:val="24"/>
        </w:rPr>
      </w:pPr>
      <w:del w:id="525" w:author="Aditya" w:date="2017-12-01T05:36:00Z">
        <w:r w:rsidRPr="009432B9" w:rsidDel="001B1261">
          <w:rPr>
            <w:rFonts w:ascii="Arial" w:eastAsia="Times New Roman" w:hAnsi="Arial" w:cs="Arial"/>
            <w:b/>
            <w:color w:val="000000" w:themeColor="text1"/>
            <w:sz w:val="24"/>
            <w:szCs w:val="24"/>
          </w:rPr>
          <w:tab/>
        </w:r>
      </w:del>
    </w:p>
    <w:p w14:paraId="2A11A884" w14:textId="699E736B" w:rsidR="007C4E97" w:rsidRPr="009432B9" w:rsidDel="001B1261" w:rsidRDefault="007C4E97" w:rsidP="004D469C">
      <w:pPr>
        <w:widowControl w:val="0"/>
        <w:spacing w:after="0" w:line="360" w:lineRule="auto"/>
        <w:jc w:val="both"/>
        <w:rPr>
          <w:del w:id="526" w:author="Aditya" w:date="2017-12-01T05:36:00Z"/>
          <w:rFonts w:ascii="Arial" w:eastAsia="Times New Roman" w:hAnsi="Arial" w:cs="Arial"/>
          <w:b/>
          <w:color w:val="000000" w:themeColor="text1"/>
          <w:sz w:val="24"/>
          <w:szCs w:val="24"/>
        </w:rPr>
      </w:pPr>
    </w:p>
    <w:p w14:paraId="027AAB4B" w14:textId="7EBED0AB"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del w:id="527" w:author="Aditya" w:date="2017-12-01T05:36:00Z">
        <w:r w:rsidRPr="009432B9" w:rsidDel="001B1261">
          <w:rPr>
            <w:rFonts w:ascii="Arial" w:eastAsia="Times New Roman" w:hAnsi="Arial" w:cs="Arial"/>
            <w:b/>
            <w:color w:val="000000" w:themeColor="text1"/>
            <w:sz w:val="24"/>
            <w:szCs w:val="24"/>
          </w:rPr>
          <w:delText xml:space="preserve"> </w:delText>
        </w:r>
      </w:del>
    </w:p>
    <w:p w14:paraId="370A1FD5"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1A740214"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6F807F9F"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2FACE61B"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170470A7"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20627E27"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7D8E5C94"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5982A5BB"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041CDC77"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6242796D"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2B392D48"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4B8ADF19"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299DA7E9"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203F69B7"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3BC763AD" w14:textId="77777777" w:rsidR="007C4E97" w:rsidRPr="009432B9" w:rsidRDefault="007C4E97" w:rsidP="004D469C">
      <w:pPr>
        <w:widowControl w:val="0"/>
        <w:spacing w:after="0" w:line="360" w:lineRule="auto"/>
        <w:jc w:val="both"/>
        <w:rPr>
          <w:rFonts w:ascii="Arial" w:eastAsia="Times New Roman" w:hAnsi="Arial" w:cs="Arial"/>
          <w:b/>
          <w:color w:val="000000" w:themeColor="text1"/>
          <w:sz w:val="24"/>
          <w:szCs w:val="24"/>
        </w:rPr>
      </w:pPr>
    </w:p>
    <w:p w14:paraId="6B47C7A6" w14:textId="77777777" w:rsidR="00C50400" w:rsidRPr="009432B9" w:rsidRDefault="00C50400" w:rsidP="004D469C">
      <w:pPr>
        <w:spacing w:line="360" w:lineRule="auto"/>
        <w:jc w:val="both"/>
        <w:rPr>
          <w:rFonts w:ascii="Arial" w:hAnsi="Arial" w:cs="Arial"/>
          <w:color w:val="000000" w:themeColor="text1"/>
          <w:sz w:val="24"/>
          <w:szCs w:val="24"/>
        </w:rPr>
      </w:pPr>
      <w:bookmarkStart w:id="528" w:name="_tyjcwt" w:colFirst="0" w:colLast="0"/>
      <w:bookmarkEnd w:id="528"/>
    </w:p>
    <w:p w14:paraId="3BC32969" w14:textId="77777777" w:rsidR="00C50400" w:rsidRPr="009432B9" w:rsidRDefault="007C32DA" w:rsidP="004D469C">
      <w:pPr>
        <w:spacing w:line="360" w:lineRule="auto"/>
        <w:jc w:val="both"/>
        <w:rPr>
          <w:rFonts w:ascii="Arial" w:eastAsia="Times New Roman" w:hAnsi="Arial" w:cs="Arial"/>
          <w:b/>
          <w:color w:val="000000" w:themeColor="text1"/>
          <w:sz w:val="24"/>
          <w:szCs w:val="24"/>
        </w:rPr>
      </w:pPr>
      <w:r w:rsidRPr="009432B9">
        <w:rPr>
          <w:rFonts w:ascii="Arial" w:hAnsi="Arial" w:cs="Arial"/>
          <w:color w:val="000000" w:themeColor="text1"/>
          <w:sz w:val="24"/>
          <w:szCs w:val="24"/>
        </w:rPr>
        <w:br w:type="page"/>
      </w:r>
    </w:p>
    <w:tbl>
      <w:tblPr>
        <w:tblStyle w:val="a0"/>
        <w:tblpPr w:leftFromText="180" w:rightFromText="180" w:vertAnchor="text" w:horzAnchor="margin" w:tblpY="-354"/>
        <w:tblW w:w="9576" w:type="dxa"/>
        <w:tblLayout w:type="fixed"/>
        <w:tblLook w:val="0400" w:firstRow="0" w:lastRow="0" w:firstColumn="0" w:lastColumn="0" w:noHBand="0" w:noVBand="1"/>
      </w:tblPr>
      <w:tblGrid>
        <w:gridCol w:w="9576"/>
      </w:tblGrid>
      <w:tr w:rsidR="009432B9" w:rsidRPr="009432B9" w14:paraId="497DFAE0" w14:textId="77777777" w:rsidTr="00202162">
        <w:tc>
          <w:tcPr>
            <w:tcW w:w="9576" w:type="dxa"/>
          </w:tcPr>
          <w:p w14:paraId="49186F98" w14:textId="77777777" w:rsidR="00202162" w:rsidRPr="009432B9" w:rsidRDefault="00202162" w:rsidP="004D469C">
            <w:pPr>
              <w:spacing w:line="360" w:lineRule="auto"/>
              <w:jc w:val="both"/>
              <w:rPr>
                <w:rFonts w:ascii="Arial" w:eastAsia="Times New Roman" w:hAnsi="Arial" w:cs="Arial"/>
                <w:b/>
                <w:color w:val="000000" w:themeColor="text1"/>
                <w:sz w:val="24"/>
                <w:szCs w:val="24"/>
              </w:rPr>
            </w:pPr>
            <w:bookmarkStart w:id="529" w:name="_3dy6vkm" w:colFirst="0" w:colLast="0"/>
            <w:bookmarkEnd w:id="529"/>
          </w:p>
        </w:tc>
      </w:tr>
    </w:tbl>
    <w:p w14:paraId="010E495B" w14:textId="77777777" w:rsidR="00C50400" w:rsidRPr="001B1261" w:rsidRDefault="009432B9" w:rsidP="004D469C">
      <w:pPr>
        <w:spacing w:line="360" w:lineRule="auto"/>
        <w:jc w:val="both"/>
        <w:rPr>
          <w:rFonts w:ascii="Arial" w:eastAsia="Times New Roman" w:hAnsi="Arial" w:cs="Arial"/>
          <w:b/>
          <w:color w:val="000000" w:themeColor="text1"/>
          <w:sz w:val="24"/>
          <w:szCs w:val="24"/>
        </w:rPr>
      </w:pPr>
      <w:bookmarkStart w:id="530" w:name="_q4dn51u30n81" w:colFirst="0" w:colLast="0"/>
      <w:bookmarkEnd w:id="530"/>
      <w:r w:rsidRPr="002E10A5">
        <w:rPr>
          <w:rFonts w:ascii="Arial" w:eastAsia="Times New Roman" w:hAnsi="Arial" w:cs="Arial"/>
          <w:b/>
          <w:color w:val="000000" w:themeColor="text1"/>
          <w:sz w:val="24"/>
          <w:szCs w:val="24"/>
          <w:rPrChange w:id="531" w:author="Aditya" w:date="2017-12-01T05:20:00Z">
            <w:rPr>
              <w:rFonts w:ascii="Arial" w:eastAsia="Times New Roman" w:hAnsi="Arial" w:cs="Arial"/>
              <w:color w:val="000000" w:themeColor="text1"/>
              <w:sz w:val="24"/>
              <w:szCs w:val="24"/>
            </w:rPr>
          </w:rPrChange>
        </w:rPr>
        <w:t>1</w:t>
      </w:r>
      <w:r w:rsidRPr="002E10A5">
        <w:rPr>
          <w:rFonts w:ascii="Arial" w:eastAsia="Times New Roman" w:hAnsi="Arial" w:cs="Arial"/>
          <w:b/>
          <w:color w:val="000000" w:themeColor="text1"/>
          <w:sz w:val="24"/>
          <w:szCs w:val="24"/>
          <w:rPrChange w:id="532" w:author="Aditya" w:date="2017-12-01T05:20:00Z">
            <w:rPr>
              <w:rFonts w:ascii="Arial" w:eastAsia="Times New Roman" w:hAnsi="Arial" w:cs="Arial"/>
              <w:color w:val="000000" w:themeColor="text1"/>
              <w:sz w:val="24"/>
              <w:szCs w:val="24"/>
            </w:rPr>
          </w:rPrChange>
        </w:rPr>
        <w:tab/>
      </w:r>
      <w:r w:rsidR="007C32DA" w:rsidRPr="001B1261">
        <w:rPr>
          <w:rFonts w:ascii="Arial" w:eastAsia="Times New Roman" w:hAnsi="Arial" w:cs="Arial"/>
          <w:b/>
          <w:color w:val="000000" w:themeColor="text1"/>
          <w:sz w:val="24"/>
          <w:szCs w:val="24"/>
        </w:rPr>
        <w:t>Introduction</w:t>
      </w:r>
    </w:p>
    <w:p w14:paraId="1C20E3B4" w14:textId="3DE4359B" w:rsidR="00C50400" w:rsidRPr="009432B9" w:rsidRDefault="007C32DA" w:rsidP="004D469C">
      <w:pPr>
        <w:spacing w:after="0"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Student developers of RIT who have been following the agile software development methodology</w:t>
      </w:r>
      <w:ins w:id="533" w:author="Aditya" w:date="2017-12-01T04:00:00Z">
        <w:r w:rsidR="004D0224">
          <w:rPr>
            <w:rStyle w:val="FootnoteReference"/>
            <w:rFonts w:ascii="Arial" w:eastAsia="Times New Roman" w:hAnsi="Arial" w:cs="Arial"/>
            <w:color w:val="000000" w:themeColor="text1"/>
            <w:sz w:val="24"/>
            <w:szCs w:val="24"/>
          </w:rPr>
          <w:footnoteReference w:id="1"/>
        </w:r>
      </w:ins>
      <w:r w:rsidRPr="009432B9">
        <w:rPr>
          <w:rFonts w:ascii="Arial" w:eastAsia="Times New Roman" w:hAnsi="Arial" w:cs="Arial"/>
          <w:color w:val="000000" w:themeColor="text1"/>
          <w:sz w:val="24"/>
          <w:szCs w:val="24"/>
        </w:rPr>
        <w:t xml:space="preserve"> for their coding assignments and application development have been shipping out code changes to satisfy new project requirements in very short intervals of time. This has led to a very uneasy situation between the student developers and system administrators as the formers are expected to deliver new releases of their assignment, whereas the latter must keep production servers/systems stable and updated </w:t>
      </w:r>
      <w:r w:rsidR="002E070B" w:rsidRPr="009432B9">
        <w:rPr>
          <w:rFonts w:ascii="Arial" w:eastAsia="Times New Roman" w:hAnsi="Arial" w:cs="Arial"/>
          <w:color w:val="000000" w:themeColor="text1"/>
          <w:sz w:val="24"/>
          <w:szCs w:val="24"/>
        </w:rPr>
        <w:t>always</w:t>
      </w:r>
      <w:r w:rsidRPr="009432B9">
        <w:rPr>
          <w:rFonts w:ascii="Arial" w:eastAsia="Times New Roman" w:hAnsi="Arial" w:cs="Arial"/>
          <w:color w:val="000000" w:themeColor="text1"/>
          <w:sz w:val="24"/>
          <w:szCs w:val="24"/>
        </w:rPr>
        <w:t xml:space="preserve">. </w:t>
      </w:r>
      <w:commentRangeStart w:id="539"/>
      <w:commentRangeStart w:id="540"/>
      <w:r w:rsidRPr="009432B9">
        <w:rPr>
          <w:rFonts w:ascii="Arial" w:eastAsia="Times New Roman" w:hAnsi="Arial" w:cs="Arial"/>
          <w:color w:val="000000" w:themeColor="text1"/>
          <w:sz w:val="24"/>
          <w:szCs w:val="24"/>
        </w:rPr>
        <w:t xml:space="preserve">It’s been observed </w:t>
      </w:r>
      <w:commentRangeEnd w:id="539"/>
      <w:r w:rsidR="005B1CEE">
        <w:rPr>
          <w:rStyle w:val="CommentReference"/>
        </w:rPr>
        <w:commentReference w:id="539"/>
      </w:r>
      <w:commentRangeEnd w:id="540"/>
      <w:r w:rsidR="00053613">
        <w:rPr>
          <w:rStyle w:val="CommentReference"/>
        </w:rPr>
        <w:commentReference w:id="540"/>
      </w:r>
      <w:r w:rsidRPr="009432B9">
        <w:rPr>
          <w:rFonts w:ascii="Arial" w:eastAsia="Times New Roman" w:hAnsi="Arial" w:cs="Arial"/>
          <w:color w:val="000000" w:themeColor="text1"/>
          <w:sz w:val="24"/>
          <w:szCs w:val="24"/>
        </w:rPr>
        <w:t>that system administrators are reluctant to accept the new underlying network infrastructure changes and tend to consume new code changes slower than developers would like to</w:t>
      </w:r>
      <w:ins w:id="541" w:author="Aditya" w:date="2017-12-01T03:11:00Z">
        <w:r w:rsidR="00053613">
          <w:rPr>
            <w:rFonts w:ascii="Arial" w:eastAsia="Times New Roman" w:hAnsi="Arial" w:cs="Arial"/>
            <w:color w:val="000000" w:themeColor="text1"/>
            <w:sz w:val="24"/>
            <w:szCs w:val="24"/>
          </w:rPr>
          <w:t xml:space="preserve"> [2]</w:t>
        </w:r>
      </w:ins>
      <w:r w:rsidRPr="009432B9">
        <w:rPr>
          <w:rFonts w:ascii="Arial" w:eastAsia="Times New Roman" w:hAnsi="Arial" w:cs="Arial"/>
          <w:color w:val="000000" w:themeColor="text1"/>
          <w:sz w:val="24"/>
          <w:szCs w:val="24"/>
        </w:rPr>
        <w:t>.</w:t>
      </w:r>
    </w:p>
    <w:p w14:paraId="34CC3A59" w14:textId="77777777" w:rsidR="00C50400" w:rsidRPr="009432B9" w:rsidRDefault="007C32DA" w:rsidP="004D469C">
      <w:pPr>
        <w:spacing w:after="0"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 xml:space="preserve"> </w:t>
      </w:r>
    </w:p>
    <w:p w14:paraId="19E73207" w14:textId="77777777" w:rsidR="00C50400" w:rsidRPr="009432B9" w:rsidRDefault="007C32DA" w:rsidP="004D469C">
      <w:pPr>
        <w:spacing w:after="0" w:line="360" w:lineRule="auto"/>
        <w:jc w:val="both"/>
        <w:rPr>
          <w:rFonts w:ascii="Arial" w:eastAsia="Times New Roman" w:hAnsi="Arial" w:cs="Arial"/>
          <w:color w:val="000000" w:themeColor="text1"/>
          <w:sz w:val="24"/>
          <w:szCs w:val="24"/>
          <w:highlight w:val="white"/>
        </w:rPr>
      </w:pPr>
      <w:r w:rsidRPr="009432B9">
        <w:rPr>
          <w:rFonts w:ascii="Arial" w:eastAsia="Times New Roman" w:hAnsi="Arial" w:cs="Arial"/>
          <w:color w:val="000000" w:themeColor="text1"/>
          <w:sz w:val="24"/>
          <w:szCs w:val="24"/>
        </w:rPr>
        <w:t xml:space="preserve">Though system administrators have been automating the deployment of middleware and applications to the production environment using bash or shell scripts to accommodate new requirements imposed on the production infrastructure. These types of automations fail to achieve the same level of maturity and quality, incurring an increased risk of compromising the stability of the deployments as they are not being developed using software engineering concepts like modularity and reusability leading servers to a state called </w:t>
      </w:r>
      <w:r w:rsidRPr="009432B9">
        <w:rPr>
          <w:rFonts w:ascii="Arial" w:eastAsia="Times New Roman" w:hAnsi="Arial" w:cs="Arial"/>
          <w:color w:val="000000" w:themeColor="text1"/>
          <w:sz w:val="24"/>
          <w:szCs w:val="24"/>
          <w:highlight w:val="white"/>
        </w:rPr>
        <w:t>Configuration Drift [1].</w:t>
      </w:r>
    </w:p>
    <w:p w14:paraId="5576EF86" w14:textId="77777777" w:rsidR="00C50400" w:rsidRPr="009432B9" w:rsidRDefault="007C32DA" w:rsidP="004D469C">
      <w:pPr>
        <w:spacing w:after="0"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 xml:space="preserve"> </w:t>
      </w:r>
    </w:p>
    <w:p w14:paraId="4ECFD9FB" w14:textId="77777777" w:rsidR="00C50400" w:rsidRPr="009432B9" w:rsidRDefault="007C32DA" w:rsidP="004D469C">
      <w:pPr>
        <w:spacing w:after="0" w:line="360" w:lineRule="auto"/>
        <w:jc w:val="both"/>
        <w:rPr>
          <w:rFonts w:ascii="Arial" w:eastAsia="Times New Roman" w:hAnsi="Arial" w:cs="Arial"/>
          <w:color w:val="000000" w:themeColor="text1"/>
          <w:sz w:val="24"/>
          <w:szCs w:val="24"/>
          <w:highlight w:val="white"/>
        </w:rPr>
      </w:pPr>
      <w:r w:rsidRPr="009432B9">
        <w:rPr>
          <w:rFonts w:ascii="Arial" w:eastAsia="Times New Roman" w:hAnsi="Arial" w:cs="Arial"/>
          <w:color w:val="000000" w:themeColor="text1"/>
          <w:sz w:val="24"/>
          <w:szCs w:val="24"/>
        </w:rPr>
        <w:t xml:space="preserve">To overcome the phenomenon of </w:t>
      </w:r>
      <w:r w:rsidRPr="009432B9">
        <w:rPr>
          <w:rFonts w:ascii="Arial" w:eastAsia="Times New Roman" w:hAnsi="Arial" w:cs="Arial"/>
          <w:color w:val="000000" w:themeColor="text1"/>
          <w:sz w:val="24"/>
          <w:szCs w:val="24"/>
          <w:highlight w:val="white"/>
        </w:rPr>
        <w:t xml:space="preserve">Configuration Drift, student developers need to incorporate the software development methodology called </w:t>
      </w:r>
      <w:r w:rsidR="002E070B" w:rsidRPr="009432B9">
        <w:rPr>
          <w:rFonts w:ascii="Arial" w:eastAsia="Times New Roman" w:hAnsi="Arial" w:cs="Arial"/>
          <w:color w:val="000000" w:themeColor="text1"/>
          <w:sz w:val="24"/>
          <w:szCs w:val="24"/>
          <w:highlight w:val="white"/>
        </w:rPr>
        <w:t>DevOps which</w:t>
      </w:r>
      <w:r w:rsidRPr="009432B9">
        <w:rPr>
          <w:rFonts w:ascii="Arial" w:eastAsia="Times New Roman" w:hAnsi="Arial" w:cs="Arial"/>
          <w:color w:val="000000" w:themeColor="text1"/>
          <w:sz w:val="24"/>
          <w:szCs w:val="24"/>
          <w:highlight w:val="white"/>
        </w:rPr>
        <w:t xml:space="preserve"> is a practice where development and operations engineers work in tandem throughout the software service lifecycle starting from design through the development process to production support. It is put into practice to remove their student developers over dependence from System Administrators [4].  </w:t>
      </w:r>
    </w:p>
    <w:p w14:paraId="16EA62BB" w14:textId="77777777" w:rsidR="00C50400" w:rsidRPr="009432B9" w:rsidRDefault="007C32DA" w:rsidP="004D469C">
      <w:pPr>
        <w:spacing w:after="0"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 xml:space="preserve"> </w:t>
      </w:r>
    </w:p>
    <w:p w14:paraId="38DA4CAB" w14:textId="4144AE2D" w:rsidR="00C50400" w:rsidRPr="009432B9" w:rsidRDefault="007C32DA" w:rsidP="004D469C">
      <w:pPr>
        <w:spacing w:after="0"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lastRenderedPageBreak/>
        <w:t xml:space="preserve">Implementing Infrastructure as Code on public cloud services like Amazon Web Services, often called ‘Cloud Age’ is being considered as a natural advancement from Iron Age where to release a new application, the system administrator had to find some physical hardware like some specific servers on which the application can be deployed. Now in the Cloud Age even without dabbling with screwdrivers, never ending entangled wires, the application developer </w:t>
      </w:r>
      <w:del w:id="542" w:author="Aditya" w:date="2017-12-01T03:39:00Z">
        <w:r w:rsidRPr="00360273" w:rsidDel="00360273">
          <w:rPr>
            <w:rFonts w:ascii="Arial" w:eastAsia="Times New Roman" w:hAnsi="Arial" w:cs="Arial"/>
            <w:strike/>
            <w:color w:val="000000" w:themeColor="text1"/>
            <w:sz w:val="24"/>
            <w:szCs w:val="24"/>
          </w:rPr>
          <w:delText>him/herself</w:delText>
        </w:r>
        <w:r w:rsidRPr="00360273" w:rsidDel="00360273">
          <w:rPr>
            <w:rFonts w:ascii="Arial" w:eastAsia="Times New Roman" w:hAnsi="Arial" w:cs="Arial"/>
            <w:color w:val="000000" w:themeColor="text1"/>
            <w:sz w:val="24"/>
            <w:szCs w:val="24"/>
          </w:rPr>
          <w:delText xml:space="preserve"> </w:delText>
        </w:r>
      </w:del>
      <w:r w:rsidR="00323E98" w:rsidRPr="00360273">
        <w:rPr>
          <w:rFonts w:ascii="Arial" w:eastAsia="Times New Roman" w:hAnsi="Arial" w:cs="Arial"/>
          <w:color w:val="000000" w:themeColor="text1"/>
          <w:sz w:val="24"/>
          <w:szCs w:val="24"/>
          <w:rPrChange w:id="543" w:author="Aditya" w:date="2017-12-01T03:39:00Z">
            <w:rPr>
              <w:rFonts w:ascii="Arial" w:eastAsia="Times New Roman" w:hAnsi="Arial" w:cs="Arial"/>
              <w:color w:val="FF0000"/>
              <w:sz w:val="24"/>
              <w:szCs w:val="24"/>
            </w:rPr>
          </w:rPrChange>
        </w:rPr>
        <w:t>themselves</w:t>
      </w:r>
      <w:r w:rsidR="00F81CC8">
        <w:rPr>
          <w:rFonts w:ascii="Arial" w:eastAsia="Times New Roman" w:hAnsi="Arial" w:cs="Arial"/>
          <w:color w:val="FF0000"/>
          <w:sz w:val="24"/>
          <w:szCs w:val="24"/>
        </w:rPr>
        <w:t xml:space="preserve"> </w:t>
      </w:r>
      <w:r w:rsidRPr="009432B9">
        <w:rPr>
          <w:rFonts w:ascii="Arial" w:eastAsia="Times New Roman" w:hAnsi="Arial" w:cs="Arial"/>
          <w:color w:val="000000" w:themeColor="text1"/>
          <w:sz w:val="24"/>
          <w:szCs w:val="24"/>
        </w:rPr>
        <w:t>can create virtual networks, virtual data centers and can provision, extend and tear them down with some software commands.</w:t>
      </w:r>
    </w:p>
    <w:p w14:paraId="29BC0075" w14:textId="77777777" w:rsidR="00C50400" w:rsidRPr="009432B9" w:rsidRDefault="007C32DA" w:rsidP="004D469C">
      <w:pPr>
        <w:spacing w:after="0"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 xml:space="preserve"> </w:t>
      </w:r>
    </w:p>
    <w:p w14:paraId="2C6A5528" w14:textId="77777777" w:rsidR="00C50400" w:rsidRPr="009432B9" w:rsidRDefault="007C32DA" w:rsidP="004D469C">
      <w:pPr>
        <w:spacing w:after="0" w:line="360" w:lineRule="auto"/>
        <w:jc w:val="both"/>
        <w:rPr>
          <w:rFonts w:ascii="Arial" w:eastAsia="Times New Roman" w:hAnsi="Arial" w:cs="Arial"/>
          <w:color w:val="000000" w:themeColor="text1"/>
          <w:sz w:val="24"/>
          <w:szCs w:val="24"/>
          <w:highlight w:val="white"/>
        </w:rPr>
      </w:pPr>
      <w:r w:rsidRPr="009432B9">
        <w:rPr>
          <w:rFonts w:ascii="Arial" w:eastAsia="Times New Roman" w:hAnsi="Arial" w:cs="Arial"/>
          <w:color w:val="000000" w:themeColor="text1"/>
          <w:sz w:val="24"/>
          <w:szCs w:val="24"/>
          <w:highlight w:val="white"/>
        </w:rPr>
        <w:t>Programmable infrastructure aims to eliminate</w:t>
      </w:r>
      <w:r w:rsidRPr="00360273">
        <w:rPr>
          <w:rFonts w:ascii="Arial" w:eastAsia="Times New Roman" w:hAnsi="Arial" w:cs="Arial"/>
          <w:strike/>
          <w:color w:val="000000" w:themeColor="text1"/>
          <w:sz w:val="24"/>
          <w:szCs w:val="24"/>
          <w:highlight w:val="white"/>
          <w:rPrChange w:id="544" w:author="Aditya" w:date="2017-12-01T03:39:00Z">
            <w:rPr>
              <w:rFonts w:ascii="Arial" w:eastAsia="Times New Roman" w:hAnsi="Arial" w:cs="Arial"/>
              <w:strike/>
              <w:color w:val="FF0000"/>
              <w:sz w:val="24"/>
              <w:szCs w:val="24"/>
              <w:highlight w:val="white"/>
            </w:rPr>
          </w:rPrChange>
        </w:rPr>
        <w:t>s</w:t>
      </w:r>
      <w:r w:rsidRPr="009432B9">
        <w:rPr>
          <w:rFonts w:ascii="Arial" w:eastAsia="Times New Roman" w:hAnsi="Arial" w:cs="Arial"/>
          <w:color w:val="000000" w:themeColor="text1"/>
          <w:sz w:val="24"/>
          <w:szCs w:val="24"/>
          <w:highlight w:val="white"/>
        </w:rPr>
        <w:t xml:space="preserve"> or at least hedge the error prone manual provisioning by deploying middleware infrastructure using configuration files by both system administrators and student developers. </w:t>
      </w:r>
    </w:p>
    <w:p w14:paraId="0651B268" w14:textId="77777777" w:rsidR="009432B9" w:rsidRPr="009432B9" w:rsidRDefault="009432B9" w:rsidP="004D469C">
      <w:pPr>
        <w:spacing w:line="360" w:lineRule="auto"/>
        <w:jc w:val="both"/>
        <w:rPr>
          <w:rFonts w:ascii="Arial" w:eastAsia="Times New Roman" w:hAnsi="Arial" w:cs="Arial"/>
          <w:color w:val="000000" w:themeColor="text1"/>
          <w:sz w:val="24"/>
          <w:szCs w:val="24"/>
          <w:highlight w:val="white"/>
        </w:rPr>
      </w:pPr>
      <w:bookmarkStart w:id="545" w:name="_4d34og8" w:colFirst="0" w:colLast="0"/>
      <w:bookmarkEnd w:id="545"/>
    </w:p>
    <w:p w14:paraId="0735EF37" w14:textId="77777777" w:rsidR="00C50400" w:rsidRPr="009432B9" w:rsidRDefault="009432B9" w:rsidP="004D469C">
      <w:pPr>
        <w:spacing w:line="360" w:lineRule="auto"/>
        <w:jc w:val="both"/>
        <w:rPr>
          <w:rFonts w:ascii="Arial" w:eastAsia="Times New Roman" w:hAnsi="Arial" w:cs="Arial"/>
          <w:b/>
          <w:color w:val="000000" w:themeColor="text1"/>
          <w:sz w:val="24"/>
          <w:szCs w:val="24"/>
        </w:rPr>
      </w:pPr>
      <w:r w:rsidRPr="009432B9">
        <w:rPr>
          <w:rFonts w:ascii="Arial" w:eastAsia="Times New Roman" w:hAnsi="Arial" w:cs="Arial"/>
          <w:b/>
          <w:color w:val="000000" w:themeColor="text1"/>
          <w:sz w:val="24"/>
          <w:szCs w:val="24"/>
        </w:rPr>
        <w:t xml:space="preserve">2 </w:t>
      </w:r>
      <w:r w:rsidRPr="009432B9">
        <w:rPr>
          <w:rFonts w:ascii="Arial" w:eastAsia="Times New Roman" w:hAnsi="Arial" w:cs="Arial"/>
          <w:b/>
          <w:color w:val="000000" w:themeColor="text1"/>
          <w:sz w:val="24"/>
          <w:szCs w:val="24"/>
        </w:rPr>
        <w:tab/>
      </w:r>
      <w:r w:rsidR="007C32DA" w:rsidRPr="009432B9">
        <w:rPr>
          <w:rFonts w:ascii="Arial" w:eastAsia="Times New Roman" w:hAnsi="Arial" w:cs="Arial"/>
          <w:b/>
          <w:color w:val="000000" w:themeColor="text1"/>
          <w:sz w:val="24"/>
          <w:szCs w:val="24"/>
        </w:rPr>
        <w:t>Problem</w:t>
      </w:r>
    </w:p>
    <w:p w14:paraId="3B26C3A2" w14:textId="77777777" w:rsidR="00C50400" w:rsidRPr="009432B9" w:rsidRDefault="009432B9" w:rsidP="004D469C">
      <w:pPr>
        <w:spacing w:line="360" w:lineRule="auto"/>
        <w:jc w:val="both"/>
        <w:rPr>
          <w:rFonts w:ascii="Arial" w:eastAsia="Times New Roman" w:hAnsi="Arial" w:cs="Arial"/>
          <w:b/>
          <w:color w:val="000000" w:themeColor="text1"/>
          <w:sz w:val="24"/>
          <w:szCs w:val="24"/>
        </w:rPr>
      </w:pPr>
      <w:bookmarkStart w:id="546" w:name="_2s8eyo1" w:colFirst="0" w:colLast="0"/>
      <w:bookmarkEnd w:id="546"/>
      <w:r w:rsidRPr="009432B9">
        <w:rPr>
          <w:rFonts w:ascii="Arial" w:eastAsia="Times New Roman" w:hAnsi="Arial" w:cs="Arial"/>
          <w:b/>
          <w:color w:val="000000" w:themeColor="text1"/>
          <w:sz w:val="24"/>
          <w:szCs w:val="24"/>
        </w:rPr>
        <w:t xml:space="preserve">2.1 </w:t>
      </w:r>
      <w:r w:rsidRPr="009432B9">
        <w:rPr>
          <w:rFonts w:ascii="Arial" w:eastAsia="Times New Roman" w:hAnsi="Arial" w:cs="Arial"/>
          <w:b/>
          <w:color w:val="000000" w:themeColor="text1"/>
          <w:sz w:val="24"/>
          <w:szCs w:val="24"/>
        </w:rPr>
        <w:tab/>
      </w:r>
      <w:r w:rsidR="007C32DA" w:rsidRPr="009432B9">
        <w:rPr>
          <w:rFonts w:ascii="Arial" w:eastAsia="Times New Roman" w:hAnsi="Arial" w:cs="Arial"/>
          <w:b/>
          <w:color w:val="000000" w:themeColor="text1"/>
          <w:sz w:val="24"/>
          <w:szCs w:val="24"/>
        </w:rPr>
        <w:t>Problem Statement</w:t>
      </w:r>
    </w:p>
    <w:p w14:paraId="015CC164" w14:textId="2007371B" w:rsidR="00173639" w:rsidRPr="00173639" w:rsidRDefault="00173639">
      <w:pPr>
        <w:spacing w:line="360" w:lineRule="auto"/>
        <w:jc w:val="both"/>
        <w:rPr>
          <w:ins w:id="547" w:author="Aditya" w:date="2017-12-01T03:37:00Z"/>
          <w:rFonts w:ascii="Arial" w:hAnsi="Arial" w:cs="Arial"/>
          <w:sz w:val="24"/>
          <w:szCs w:val="24"/>
          <w:rPrChange w:id="548" w:author="Aditya" w:date="2017-12-01T03:37:00Z">
            <w:rPr>
              <w:ins w:id="549" w:author="Aditya" w:date="2017-12-01T03:37:00Z"/>
            </w:rPr>
          </w:rPrChange>
        </w:rPr>
        <w:pPrChange w:id="550" w:author="Aditya" w:date="2017-12-01T03:37:00Z">
          <w:pPr/>
        </w:pPrChange>
      </w:pPr>
      <w:bookmarkStart w:id="551" w:name="_Hlk499861553"/>
      <w:ins w:id="552" w:author="Aditya" w:date="2017-12-01T03:37:00Z">
        <w:r w:rsidRPr="00173639">
          <w:rPr>
            <w:rFonts w:ascii="Arial" w:hAnsi="Arial" w:cs="Arial"/>
            <w:sz w:val="24"/>
            <w:szCs w:val="24"/>
            <w:rPrChange w:id="553" w:author="Aditya" w:date="2017-12-01T03:37:00Z">
              <w:rPr/>
            </w:rPrChange>
          </w:rPr>
          <w:t xml:space="preserve">Student developers build their software applications in an iterative development in which the application code is designed, developed and tested in repeated cycles but at times the operators (System administrators) responsible for providing the underlying infrastructure required to host that application fails to keep up with the evolving application architecture. </w:t>
        </w:r>
      </w:ins>
    </w:p>
    <w:p w14:paraId="592BEF99" w14:textId="5953DD47" w:rsidR="00C50400" w:rsidRPr="009432B9" w:rsidDel="00173639" w:rsidRDefault="007C32DA" w:rsidP="004D469C">
      <w:pPr>
        <w:spacing w:after="0" w:line="360" w:lineRule="auto"/>
        <w:jc w:val="both"/>
        <w:rPr>
          <w:del w:id="554" w:author="Aditya" w:date="2017-12-01T03:37:00Z"/>
          <w:rFonts w:ascii="Arial" w:eastAsia="Times New Roman" w:hAnsi="Arial" w:cs="Arial"/>
          <w:color w:val="000000" w:themeColor="text1"/>
          <w:sz w:val="24"/>
          <w:szCs w:val="24"/>
        </w:rPr>
      </w:pPr>
      <w:del w:id="555" w:author="Aditya" w:date="2017-12-01T03:37:00Z">
        <w:r w:rsidRPr="009432B9" w:rsidDel="00173639">
          <w:rPr>
            <w:rFonts w:ascii="Arial" w:eastAsia="Times New Roman" w:hAnsi="Arial" w:cs="Arial"/>
            <w:color w:val="000000" w:themeColor="text1"/>
            <w:sz w:val="24"/>
            <w:szCs w:val="24"/>
          </w:rPr>
          <w:delText xml:space="preserve">Dependence of RIT’s student developers on system administrators for hosting and configuring their web applications on university’s </w:delText>
        </w:r>
        <w:commentRangeStart w:id="556"/>
        <w:commentRangeStart w:id="557"/>
        <w:r w:rsidRPr="009432B9" w:rsidDel="00173639">
          <w:rPr>
            <w:rFonts w:ascii="Arial" w:eastAsia="Times New Roman" w:hAnsi="Arial" w:cs="Arial"/>
            <w:color w:val="000000" w:themeColor="text1"/>
            <w:sz w:val="24"/>
            <w:szCs w:val="24"/>
          </w:rPr>
          <w:delText>servers</w:delText>
        </w:r>
        <w:commentRangeEnd w:id="556"/>
        <w:r w:rsidR="0020351C" w:rsidDel="00173639">
          <w:rPr>
            <w:rStyle w:val="CommentReference"/>
          </w:rPr>
          <w:commentReference w:id="556"/>
        </w:r>
      </w:del>
      <w:commentRangeEnd w:id="557"/>
      <w:r w:rsidR="00D85D81">
        <w:rPr>
          <w:rStyle w:val="CommentReference"/>
        </w:rPr>
        <w:commentReference w:id="557"/>
      </w:r>
      <w:del w:id="558" w:author="Aditya" w:date="2017-12-01T03:37:00Z">
        <w:r w:rsidRPr="009432B9" w:rsidDel="00173639">
          <w:rPr>
            <w:rFonts w:ascii="Arial" w:eastAsia="Times New Roman" w:hAnsi="Arial" w:cs="Arial"/>
            <w:color w:val="000000" w:themeColor="text1"/>
            <w:sz w:val="24"/>
            <w:szCs w:val="24"/>
          </w:rPr>
          <w:delText>.</w:delText>
        </w:r>
      </w:del>
    </w:p>
    <w:bookmarkEnd w:id="551"/>
    <w:p w14:paraId="0593A0F2" w14:textId="77777777" w:rsidR="00C50400" w:rsidRPr="009432B9" w:rsidRDefault="00C50400" w:rsidP="004D469C">
      <w:pPr>
        <w:spacing w:after="0" w:line="360" w:lineRule="auto"/>
        <w:jc w:val="both"/>
        <w:rPr>
          <w:rFonts w:ascii="Arial" w:eastAsia="Times New Roman" w:hAnsi="Arial" w:cs="Arial"/>
          <w:color w:val="000000" w:themeColor="text1"/>
          <w:sz w:val="24"/>
          <w:szCs w:val="24"/>
        </w:rPr>
      </w:pPr>
    </w:p>
    <w:p w14:paraId="0B9207A9" w14:textId="7FB788D3" w:rsidR="00C50400" w:rsidRPr="009432B9" w:rsidRDefault="007C32DA" w:rsidP="004D469C">
      <w:pPr>
        <w:spacing w:line="360" w:lineRule="auto"/>
        <w:jc w:val="both"/>
        <w:rPr>
          <w:rFonts w:ascii="Arial" w:eastAsia="Times New Roman" w:hAnsi="Arial" w:cs="Arial"/>
          <w:b/>
          <w:color w:val="000000" w:themeColor="text1"/>
          <w:sz w:val="24"/>
          <w:szCs w:val="24"/>
        </w:rPr>
      </w:pPr>
      <w:bookmarkStart w:id="559" w:name="_17dp8vu" w:colFirst="0" w:colLast="0"/>
      <w:bookmarkEnd w:id="559"/>
      <w:r w:rsidRPr="009432B9">
        <w:rPr>
          <w:rFonts w:ascii="Arial" w:eastAsia="Times New Roman" w:hAnsi="Arial" w:cs="Arial"/>
          <w:b/>
          <w:color w:val="000000" w:themeColor="text1"/>
          <w:sz w:val="24"/>
          <w:szCs w:val="24"/>
        </w:rPr>
        <w:t xml:space="preserve">2.2 </w:t>
      </w:r>
      <w:ins w:id="560" w:author="Aditya" w:date="2017-12-01T03:46:00Z">
        <w:r w:rsidR="00D85D81">
          <w:rPr>
            <w:rFonts w:ascii="Arial" w:eastAsia="Times New Roman" w:hAnsi="Arial" w:cs="Arial"/>
            <w:b/>
            <w:color w:val="000000" w:themeColor="text1"/>
            <w:sz w:val="24"/>
            <w:szCs w:val="24"/>
          </w:rPr>
          <w:tab/>
        </w:r>
      </w:ins>
      <w:del w:id="561" w:author="Aditya" w:date="2017-12-01T03:46:00Z">
        <w:r w:rsidRPr="009432B9" w:rsidDel="00D85D81">
          <w:rPr>
            <w:rFonts w:ascii="Arial" w:eastAsia="Times New Roman" w:hAnsi="Arial" w:cs="Arial"/>
            <w:b/>
            <w:color w:val="000000" w:themeColor="text1"/>
            <w:sz w:val="24"/>
            <w:szCs w:val="24"/>
          </w:rPr>
          <w:tab/>
        </w:r>
      </w:del>
      <w:r w:rsidRPr="009432B9">
        <w:rPr>
          <w:rFonts w:ascii="Arial" w:eastAsia="Times New Roman" w:hAnsi="Arial" w:cs="Arial"/>
          <w:b/>
          <w:color w:val="000000" w:themeColor="text1"/>
          <w:sz w:val="24"/>
          <w:szCs w:val="24"/>
        </w:rPr>
        <w:t>Motivation to Study</w:t>
      </w:r>
    </w:p>
    <w:p w14:paraId="2D238B2B" w14:textId="77777777" w:rsidR="000408F2" w:rsidRDefault="007C32DA" w:rsidP="000408F2">
      <w:pPr>
        <w:spacing w:after="0" w:line="360" w:lineRule="auto"/>
        <w:jc w:val="both"/>
        <w:rPr>
          <w:ins w:id="562" w:author="Aditya" w:date="2017-11-29T22:51:00Z"/>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 xml:space="preserve">Universities such as Rochester Institute of Technology (RIT), offers many undergraduate and graduate courses where students are asked to develop some web or mobile applications and </w:t>
      </w:r>
      <w:del w:id="563" w:author="Aditya" w:date="2017-11-29T22:42:00Z">
        <w:r w:rsidRPr="009432B9" w:rsidDel="00FB6DF7">
          <w:rPr>
            <w:rFonts w:ascii="Arial" w:eastAsia="Times New Roman" w:hAnsi="Arial" w:cs="Arial"/>
            <w:color w:val="000000" w:themeColor="text1"/>
            <w:sz w:val="24"/>
            <w:szCs w:val="24"/>
          </w:rPr>
          <w:delText xml:space="preserve">test </w:delText>
        </w:r>
      </w:del>
      <w:ins w:id="564" w:author="Aditya" w:date="2017-11-29T22:42:00Z">
        <w:r w:rsidR="00FB6DF7">
          <w:rPr>
            <w:rFonts w:ascii="Arial" w:eastAsia="Times New Roman" w:hAnsi="Arial" w:cs="Arial"/>
            <w:color w:val="000000" w:themeColor="text1"/>
            <w:sz w:val="24"/>
            <w:szCs w:val="24"/>
          </w:rPr>
          <w:t xml:space="preserve">host </w:t>
        </w:r>
      </w:ins>
      <w:r w:rsidRPr="009432B9">
        <w:rPr>
          <w:rFonts w:ascii="Arial" w:eastAsia="Times New Roman" w:hAnsi="Arial" w:cs="Arial"/>
          <w:color w:val="000000" w:themeColor="text1"/>
          <w:sz w:val="24"/>
          <w:szCs w:val="24"/>
        </w:rPr>
        <w:t xml:space="preserve">them </w:t>
      </w:r>
      <w:del w:id="565" w:author="Aditya" w:date="2017-11-29T22:42:00Z">
        <w:r w:rsidRPr="009432B9" w:rsidDel="00FB6DF7">
          <w:rPr>
            <w:rFonts w:ascii="Arial" w:eastAsia="Times New Roman" w:hAnsi="Arial" w:cs="Arial"/>
            <w:color w:val="000000" w:themeColor="text1"/>
            <w:sz w:val="24"/>
            <w:szCs w:val="24"/>
          </w:rPr>
          <w:delText>out on</w:delText>
        </w:r>
      </w:del>
      <w:ins w:id="566" w:author="Aditya" w:date="2017-11-29T22:42:00Z">
        <w:r w:rsidR="00FB6DF7">
          <w:rPr>
            <w:rFonts w:ascii="Arial" w:eastAsia="Times New Roman" w:hAnsi="Arial" w:cs="Arial"/>
            <w:color w:val="000000" w:themeColor="text1"/>
            <w:sz w:val="24"/>
            <w:szCs w:val="24"/>
          </w:rPr>
          <w:t>over</w:t>
        </w:r>
      </w:ins>
      <w:r w:rsidRPr="009432B9">
        <w:rPr>
          <w:rFonts w:ascii="Arial" w:eastAsia="Times New Roman" w:hAnsi="Arial" w:cs="Arial"/>
          <w:color w:val="000000" w:themeColor="text1"/>
          <w:sz w:val="24"/>
          <w:szCs w:val="24"/>
        </w:rPr>
        <w:t xml:space="preserve"> different architecture</w:t>
      </w:r>
      <w:r w:rsidR="008F6C55" w:rsidRPr="00D85D81">
        <w:rPr>
          <w:rFonts w:ascii="Arial" w:eastAsia="Times New Roman" w:hAnsi="Arial" w:cs="Arial"/>
          <w:color w:val="000000" w:themeColor="text1"/>
          <w:sz w:val="24"/>
          <w:szCs w:val="24"/>
          <w:rPrChange w:id="567" w:author="Aditya" w:date="2017-12-01T03:41:00Z">
            <w:rPr>
              <w:rFonts w:ascii="Arial" w:eastAsia="Times New Roman" w:hAnsi="Arial" w:cs="Arial"/>
              <w:color w:val="FF0000"/>
              <w:sz w:val="24"/>
              <w:szCs w:val="24"/>
            </w:rPr>
          </w:rPrChange>
        </w:rPr>
        <w:t>s</w:t>
      </w:r>
      <w:r w:rsidRPr="009432B9">
        <w:rPr>
          <w:rFonts w:ascii="Arial" w:eastAsia="Times New Roman" w:hAnsi="Arial" w:cs="Arial"/>
          <w:color w:val="000000" w:themeColor="text1"/>
          <w:sz w:val="24"/>
          <w:szCs w:val="24"/>
        </w:rPr>
        <w:t xml:space="preserve">. </w:t>
      </w:r>
      <w:bookmarkStart w:id="568" w:name="_Hlk499758872"/>
      <w:ins w:id="569" w:author="Aditya" w:date="2017-11-29T22:51:00Z">
        <w:r w:rsidR="000408F2" w:rsidRPr="009432B9">
          <w:rPr>
            <w:rFonts w:ascii="Arial" w:eastAsia="Times New Roman" w:hAnsi="Arial" w:cs="Arial"/>
            <w:color w:val="000000" w:themeColor="text1"/>
            <w:sz w:val="24"/>
            <w:szCs w:val="24"/>
          </w:rPr>
          <w:t xml:space="preserve">In these scenarios, it is common </w:t>
        </w:r>
        <w:r w:rsidR="000408F2">
          <w:rPr>
            <w:rFonts w:ascii="Arial" w:eastAsia="Times New Roman" w:hAnsi="Arial" w:cs="Arial"/>
            <w:color w:val="000000" w:themeColor="text1"/>
            <w:sz w:val="24"/>
            <w:szCs w:val="24"/>
          </w:rPr>
          <w:t xml:space="preserve">for students to understand the need to iteratively change the </w:t>
        </w:r>
        <w:r w:rsidR="000408F2" w:rsidRPr="009432B9">
          <w:rPr>
            <w:rFonts w:ascii="Arial" w:eastAsia="Times New Roman" w:hAnsi="Arial" w:cs="Arial"/>
            <w:color w:val="000000" w:themeColor="text1"/>
            <w:sz w:val="24"/>
            <w:szCs w:val="24"/>
          </w:rPr>
          <w:t xml:space="preserve">underlying infrastructure </w:t>
        </w:r>
        <w:r w:rsidR="000408F2">
          <w:rPr>
            <w:rFonts w:ascii="Arial" w:eastAsia="Times New Roman" w:hAnsi="Arial" w:cs="Arial"/>
            <w:color w:val="000000" w:themeColor="text1"/>
            <w:sz w:val="24"/>
            <w:szCs w:val="24"/>
          </w:rPr>
          <w:t xml:space="preserve">depending upon the application requirements like the type of Operating System required, </w:t>
        </w:r>
        <w:r w:rsidR="000408F2">
          <w:rPr>
            <w:rFonts w:ascii="Arial" w:eastAsia="Times New Roman" w:hAnsi="Arial" w:cs="Arial"/>
            <w:color w:val="000000" w:themeColor="text1"/>
            <w:sz w:val="24"/>
            <w:szCs w:val="24"/>
          </w:rPr>
          <w:lastRenderedPageBreak/>
          <w:t>TCP/IP protocols to be implemented or to scale up or tear down the entire infrastructure depending upon the estimated web traffic.</w:t>
        </w:r>
      </w:ins>
    </w:p>
    <w:p w14:paraId="7C3C8428" w14:textId="618457A7" w:rsidR="00C50400" w:rsidRPr="009432B9" w:rsidDel="000408F2" w:rsidRDefault="007C32DA" w:rsidP="004D469C">
      <w:pPr>
        <w:spacing w:after="0" w:line="360" w:lineRule="auto"/>
        <w:jc w:val="both"/>
        <w:rPr>
          <w:del w:id="570" w:author="Aditya" w:date="2017-11-29T22:51:00Z"/>
          <w:rFonts w:ascii="Arial" w:eastAsia="Times New Roman" w:hAnsi="Arial" w:cs="Arial"/>
          <w:color w:val="000000" w:themeColor="text1"/>
          <w:sz w:val="24"/>
          <w:szCs w:val="24"/>
        </w:rPr>
      </w:pPr>
      <w:del w:id="571" w:author="Aditya" w:date="2017-11-29T22:51:00Z">
        <w:r w:rsidRPr="009432B9" w:rsidDel="000408F2">
          <w:rPr>
            <w:rFonts w:ascii="Arial" w:eastAsia="Times New Roman" w:hAnsi="Arial" w:cs="Arial"/>
            <w:color w:val="000000" w:themeColor="text1"/>
            <w:sz w:val="24"/>
            <w:szCs w:val="24"/>
          </w:rPr>
          <w:delText xml:space="preserve">In these scenarios, it is common </w:delText>
        </w:r>
      </w:del>
      <w:del w:id="572" w:author="Aditya" w:date="2017-11-29T22:44:00Z">
        <w:r w:rsidRPr="009432B9" w:rsidDel="00FB6DF7">
          <w:rPr>
            <w:rFonts w:ascii="Arial" w:eastAsia="Times New Roman" w:hAnsi="Arial" w:cs="Arial"/>
            <w:color w:val="000000" w:themeColor="text1"/>
            <w:sz w:val="24"/>
            <w:szCs w:val="24"/>
          </w:rPr>
          <w:delText>that the</w:delText>
        </w:r>
      </w:del>
      <w:del w:id="573" w:author="Aditya" w:date="2017-11-29T22:51:00Z">
        <w:r w:rsidRPr="009432B9" w:rsidDel="000408F2">
          <w:rPr>
            <w:rFonts w:ascii="Arial" w:eastAsia="Times New Roman" w:hAnsi="Arial" w:cs="Arial"/>
            <w:color w:val="000000" w:themeColor="text1"/>
            <w:sz w:val="24"/>
            <w:szCs w:val="24"/>
          </w:rPr>
          <w:delText xml:space="preserve"> underlying infrastructure such as type or versions of OS, TCP/IP protocols or the need to scale and tear down the infrastructure depending upon the incoming </w:delText>
        </w:r>
      </w:del>
      <w:del w:id="574" w:author="Aditya" w:date="2017-11-29T19:35:00Z">
        <w:r w:rsidRPr="009432B9" w:rsidDel="00A979D6">
          <w:rPr>
            <w:rFonts w:ascii="Arial" w:eastAsia="Times New Roman" w:hAnsi="Arial" w:cs="Arial"/>
            <w:color w:val="000000" w:themeColor="text1"/>
            <w:sz w:val="24"/>
            <w:szCs w:val="24"/>
          </w:rPr>
          <w:delText xml:space="preserve">application </w:delText>
        </w:r>
      </w:del>
      <w:commentRangeStart w:id="575"/>
      <w:commentRangeStart w:id="576"/>
      <w:del w:id="577" w:author="Aditya" w:date="2017-11-29T22:51:00Z">
        <w:r w:rsidRPr="009432B9" w:rsidDel="000408F2">
          <w:rPr>
            <w:rFonts w:ascii="Arial" w:eastAsia="Times New Roman" w:hAnsi="Arial" w:cs="Arial"/>
            <w:color w:val="000000" w:themeColor="text1"/>
            <w:sz w:val="24"/>
            <w:szCs w:val="24"/>
          </w:rPr>
          <w:delText>traffic</w:delText>
        </w:r>
        <w:commentRangeEnd w:id="575"/>
        <w:r w:rsidR="00D152D5" w:rsidDel="000408F2">
          <w:rPr>
            <w:rStyle w:val="CommentReference"/>
          </w:rPr>
          <w:commentReference w:id="575"/>
        </w:r>
      </w:del>
      <w:commentRangeEnd w:id="576"/>
      <w:r w:rsidR="000408F2">
        <w:rPr>
          <w:rStyle w:val="CommentReference"/>
        </w:rPr>
        <w:commentReference w:id="576"/>
      </w:r>
      <w:del w:id="578" w:author="Aditya" w:date="2017-11-29T22:51:00Z">
        <w:r w:rsidRPr="009432B9" w:rsidDel="000408F2">
          <w:rPr>
            <w:rFonts w:ascii="Arial" w:eastAsia="Times New Roman" w:hAnsi="Arial" w:cs="Arial"/>
            <w:color w:val="000000" w:themeColor="text1"/>
            <w:sz w:val="24"/>
            <w:szCs w:val="24"/>
          </w:rPr>
          <w:delText>.</w:delText>
        </w:r>
      </w:del>
    </w:p>
    <w:bookmarkEnd w:id="568"/>
    <w:p w14:paraId="38A6E15A" w14:textId="77777777" w:rsidR="00C50400" w:rsidRPr="009432B9" w:rsidRDefault="00C50400" w:rsidP="004D469C">
      <w:pPr>
        <w:spacing w:after="0" w:line="360" w:lineRule="auto"/>
        <w:jc w:val="both"/>
        <w:rPr>
          <w:rFonts w:ascii="Arial" w:eastAsia="Times New Roman" w:hAnsi="Arial" w:cs="Arial"/>
          <w:color w:val="000000" w:themeColor="text1"/>
          <w:sz w:val="24"/>
          <w:szCs w:val="24"/>
        </w:rPr>
      </w:pPr>
    </w:p>
    <w:p w14:paraId="19BFB184" w14:textId="407BEFFF" w:rsidR="00E55DC6" w:rsidRPr="00B628D6" w:rsidRDefault="00E55DC6">
      <w:pPr>
        <w:spacing w:line="360" w:lineRule="auto"/>
        <w:jc w:val="both"/>
        <w:rPr>
          <w:ins w:id="579" w:author="Aditya" w:date="2017-11-29T23:07:00Z"/>
          <w:rFonts w:ascii="Arial" w:eastAsia="Times New Roman" w:hAnsi="Arial" w:cs="Arial"/>
          <w:color w:val="000000" w:themeColor="text1"/>
          <w:sz w:val="24"/>
          <w:szCs w:val="24"/>
        </w:rPr>
        <w:pPrChange w:id="580" w:author="Aditya" w:date="2017-12-01T03:43:00Z">
          <w:pPr/>
        </w:pPrChange>
      </w:pPr>
      <w:bookmarkStart w:id="581" w:name="_Hlk499759699"/>
      <w:bookmarkStart w:id="582" w:name="_Hlk499759855"/>
      <w:ins w:id="583" w:author="Aditya" w:date="2017-11-29T23:07:00Z">
        <w:r w:rsidRPr="00B628D6">
          <w:rPr>
            <w:rFonts w:ascii="Arial" w:hAnsi="Arial" w:cs="Arial"/>
            <w:sz w:val="24"/>
            <w:szCs w:val="24"/>
          </w:rPr>
          <w:t xml:space="preserve">To </w:t>
        </w:r>
        <w:r>
          <w:rPr>
            <w:rFonts w:ascii="Arial" w:hAnsi="Arial" w:cs="Arial"/>
            <w:sz w:val="24"/>
            <w:szCs w:val="24"/>
          </w:rPr>
          <w:t xml:space="preserve">successfully </w:t>
        </w:r>
        <w:r w:rsidRPr="00B628D6">
          <w:rPr>
            <w:rFonts w:ascii="Arial" w:hAnsi="Arial" w:cs="Arial"/>
            <w:sz w:val="24"/>
            <w:szCs w:val="24"/>
          </w:rPr>
          <w:t>prevail over the aforementioned scenarios,</w:t>
        </w:r>
        <w:r w:rsidRPr="00B628D6">
          <w:rPr>
            <w:rFonts w:ascii="Arial" w:eastAsia="Times New Roman" w:hAnsi="Arial" w:cs="Arial"/>
            <w:color w:val="000000" w:themeColor="text1"/>
            <w:sz w:val="24"/>
            <w:szCs w:val="24"/>
          </w:rPr>
          <w:t xml:space="preserve"> the developers can create their own desirable infrastructure over any public cloud services like AWS by implementing Infrastructure as Code (IaC) in which the entire desired infrastructure is scripted using code blocks and variables. This methodology of treating infrastructure as a piece of code will give developers immense agility to tweak it as per the evolving project requirements. </w:t>
        </w:r>
      </w:ins>
    </w:p>
    <w:p w14:paraId="7520060B" w14:textId="7D30D490" w:rsidR="00C50400" w:rsidRPr="009432B9" w:rsidDel="00E55DC6" w:rsidRDefault="007C32DA" w:rsidP="00D85D81">
      <w:pPr>
        <w:spacing w:after="0" w:line="360" w:lineRule="auto"/>
        <w:jc w:val="both"/>
        <w:rPr>
          <w:del w:id="584" w:author="Aditya" w:date="2017-11-29T23:07:00Z"/>
          <w:rFonts w:ascii="Arial" w:eastAsia="Times New Roman" w:hAnsi="Arial" w:cs="Arial"/>
          <w:color w:val="000000" w:themeColor="text1"/>
          <w:sz w:val="24"/>
          <w:szCs w:val="24"/>
        </w:rPr>
      </w:pPr>
      <w:del w:id="585" w:author="Aditya" w:date="2017-11-29T23:07:00Z">
        <w:r w:rsidRPr="009432B9" w:rsidDel="00E55DC6">
          <w:rPr>
            <w:rFonts w:ascii="Arial" w:eastAsia="Times New Roman" w:hAnsi="Arial" w:cs="Arial"/>
            <w:color w:val="000000" w:themeColor="text1"/>
            <w:sz w:val="24"/>
            <w:szCs w:val="24"/>
          </w:rPr>
          <w:delText xml:space="preserve">In these situations, the student developers can create their own desirable </w:delText>
        </w:r>
      </w:del>
      <w:del w:id="586" w:author="Aditya" w:date="2017-11-29T22:40:00Z">
        <w:r w:rsidRPr="009432B9" w:rsidDel="00FB6DF7">
          <w:rPr>
            <w:rFonts w:ascii="Arial" w:eastAsia="Times New Roman" w:hAnsi="Arial" w:cs="Arial"/>
            <w:color w:val="000000" w:themeColor="text1"/>
            <w:sz w:val="24"/>
            <w:szCs w:val="24"/>
          </w:rPr>
          <w:delText>virtual network over</w:delText>
        </w:r>
      </w:del>
      <w:del w:id="587" w:author="Aditya" w:date="2017-11-29T23:07:00Z">
        <w:r w:rsidRPr="009432B9" w:rsidDel="00E55DC6">
          <w:rPr>
            <w:rFonts w:ascii="Arial" w:eastAsia="Times New Roman" w:hAnsi="Arial" w:cs="Arial"/>
            <w:color w:val="000000" w:themeColor="text1"/>
            <w:sz w:val="24"/>
            <w:szCs w:val="24"/>
          </w:rPr>
          <w:delText xml:space="preserve"> public cloud services and can create customized inbound/outbound rules for the application to communicate. </w:delText>
        </w:r>
        <w:commentRangeStart w:id="588"/>
        <w:commentRangeStart w:id="589"/>
        <w:r w:rsidRPr="009432B9" w:rsidDel="00E55DC6">
          <w:rPr>
            <w:rFonts w:ascii="Arial" w:eastAsia="Times New Roman" w:hAnsi="Arial" w:cs="Arial"/>
            <w:color w:val="000000" w:themeColor="text1"/>
            <w:sz w:val="24"/>
            <w:szCs w:val="24"/>
          </w:rPr>
          <w:delText xml:space="preserve">Student developers shall treat </w:delText>
        </w:r>
        <w:bookmarkStart w:id="590" w:name="_Hlk499760011"/>
        <w:r w:rsidRPr="009432B9" w:rsidDel="00E55DC6">
          <w:rPr>
            <w:rFonts w:ascii="Arial" w:eastAsia="Times New Roman" w:hAnsi="Arial" w:cs="Arial"/>
            <w:color w:val="000000" w:themeColor="text1"/>
            <w:sz w:val="24"/>
            <w:szCs w:val="24"/>
          </w:rPr>
          <w:delText xml:space="preserve">Infrastructure as Code (IaC) </w:delText>
        </w:r>
        <w:bookmarkEnd w:id="590"/>
        <w:r w:rsidRPr="009432B9" w:rsidDel="00E55DC6">
          <w:rPr>
            <w:rFonts w:ascii="Arial" w:eastAsia="Times New Roman" w:hAnsi="Arial" w:cs="Arial"/>
            <w:color w:val="000000" w:themeColor="text1"/>
            <w:sz w:val="24"/>
            <w:szCs w:val="24"/>
          </w:rPr>
          <w:delText>as a methodology rather than a product</w:delText>
        </w:r>
        <w:commentRangeEnd w:id="588"/>
        <w:r w:rsidR="00CF70D1" w:rsidDel="00E55DC6">
          <w:rPr>
            <w:rStyle w:val="CommentReference"/>
          </w:rPr>
          <w:commentReference w:id="588"/>
        </w:r>
      </w:del>
      <w:commentRangeEnd w:id="589"/>
      <w:r w:rsidR="00235D75">
        <w:rPr>
          <w:rStyle w:val="CommentReference"/>
        </w:rPr>
        <w:commentReference w:id="589"/>
      </w:r>
      <w:del w:id="591" w:author="Aditya" w:date="2017-11-29T23:07:00Z">
        <w:r w:rsidRPr="009432B9" w:rsidDel="00E55DC6">
          <w:rPr>
            <w:rFonts w:ascii="Arial" w:eastAsia="Times New Roman" w:hAnsi="Arial" w:cs="Arial"/>
            <w:color w:val="000000" w:themeColor="text1"/>
            <w:sz w:val="24"/>
            <w:szCs w:val="24"/>
          </w:rPr>
          <w:delText xml:space="preserve">. </w:delText>
        </w:r>
      </w:del>
    </w:p>
    <w:bookmarkEnd w:id="581"/>
    <w:p w14:paraId="6894D7B8" w14:textId="77777777" w:rsidR="00C50400" w:rsidRPr="009432B9" w:rsidRDefault="00C50400" w:rsidP="00D85D81">
      <w:pPr>
        <w:spacing w:after="0" w:line="360" w:lineRule="auto"/>
        <w:jc w:val="both"/>
        <w:rPr>
          <w:rFonts w:ascii="Arial" w:eastAsia="Times New Roman" w:hAnsi="Arial" w:cs="Arial"/>
          <w:color w:val="000000" w:themeColor="text1"/>
          <w:sz w:val="24"/>
          <w:szCs w:val="24"/>
        </w:rPr>
      </w:pPr>
    </w:p>
    <w:p w14:paraId="69228A5A" w14:textId="77777777" w:rsidR="00630FC7" w:rsidRPr="009432B9" w:rsidRDefault="00630FC7" w:rsidP="00D85D81">
      <w:pPr>
        <w:spacing w:after="0" w:line="360" w:lineRule="auto"/>
        <w:jc w:val="both"/>
        <w:rPr>
          <w:ins w:id="592" w:author="Aditya" w:date="2017-11-29T23:23:00Z"/>
          <w:rFonts w:ascii="Arial" w:eastAsia="Times New Roman" w:hAnsi="Arial" w:cs="Arial"/>
          <w:color w:val="000000" w:themeColor="text1"/>
          <w:sz w:val="24"/>
          <w:szCs w:val="24"/>
          <w:highlight w:val="white"/>
        </w:rPr>
      </w:pPr>
      <w:bookmarkStart w:id="593" w:name="_Hlk499760332"/>
      <w:bookmarkStart w:id="594" w:name="_Hlk499760348"/>
      <w:ins w:id="595" w:author="Aditya" w:date="2017-11-29T23:23:00Z">
        <w:r w:rsidRPr="009432B9">
          <w:rPr>
            <w:rFonts w:ascii="Arial" w:eastAsia="Times New Roman" w:hAnsi="Arial" w:cs="Arial"/>
            <w:color w:val="000000" w:themeColor="text1"/>
            <w:sz w:val="24"/>
            <w:szCs w:val="24"/>
            <w:highlight w:val="white"/>
          </w:rPr>
          <w:t xml:space="preserve">The capability of developing their own underlying application infrastructure over </w:t>
        </w:r>
        <w:r>
          <w:rPr>
            <w:rFonts w:ascii="Arial" w:eastAsia="Times New Roman" w:hAnsi="Arial" w:cs="Arial"/>
            <w:color w:val="000000" w:themeColor="text1"/>
            <w:sz w:val="24"/>
            <w:szCs w:val="24"/>
            <w:highlight w:val="white"/>
          </w:rPr>
          <w:t xml:space="preserve">any </w:t>
        </w:r>
        <w:r w:rsidRPr="009432B9">
          <w:rPr>
            <w:rFonts w:ascii="Arial" w:eastAsia="Times New Roman" w:hAnsi="Arial" w:cs="Arial"/>
            <w:color w:val="000000" w:themeColor="text1"/>
            <w:sz w:val="24"/>
            <w:szCs w:val="24"/>
            <w:highlight w:val="white"/>
          </w:rPr>
          <w:t>public cloud services lik</w:t>
        </w:r>
        <w:r>
          <w:rPr>
            <w:rFonts w:ascii="Arial" w:eastAsia="Times New Roman" w:hAnsi="Arial" w:cs="Arial"/>
            <w:color w:val="000000" w:themeColor="text1"/>
            <w:sz w:val="24"/>
            <w:szCs w:val="24"/>
            <w:highlight w:val="white"/>
          </w:rPr>
          <w:t xml:space="preserve">e Amazon Web Services by implementing it as code </w:t>
        </w:r>
        <w:r w:rsidRPr="009432B9">
          <w:rPr>
            <w:rFonts w:ascii="Arial" w:eastAsia="Times New Roman" w:hAnsi="Arial" w:cs="Arial"/>
            <w:color w:val="000000" w:themeColor="text1"/>
            <w:sz w:val="24"/>
            <w:szCs w:val="24"/>
            <w:highlight w:val="white"/>
          </w:rPr>
          <w:t xml:space="preserve">will keep developers away from </w:t>
        </w:r>
        <w:commentRangeStart w:id="596"/>
        <w:commentRangeStart w:id="597"/>
        <w:r w:rsidRPr="009432B9">
          <w:rPr>
            <w:rFonts w:ascii="Arial" w:eastAsia="Times New Roman" w:hAnsi="Arial" w:cs="Arial"/>
            <w:color w:val="000000" w:themeColor="text1"/>
            <w:sz w:val="24"/>
            <w:szCs w:val="24"/>
            <w:highlight w:val="white"/>
          </w:rPr>
          <w:t xml:space="preserve">“Shadow IT” </w:t>
        </w:r>
        <w:commentRangeEnd w:id="596"/>
        <w:r>
          <w:rPr>
            <w:rStyle w:val="CommentReference"/>
          </w:rPr>
          <w:commentReference w:id="596"/>
        </w:r>
        <w:commentRangeEnd w:id="597"/>
        <w:r>
          <w:rPr>
            <w:rStyle w:val="CommentReference"/>
          </w:rPr>
          <w:commentReference w:id="597"/>
        </w:r>
        <w:r>
          <w:rPr>
            <w:rFonts w:ascii="Arial" w:eastAsia="Times New Roman" w:hAnsi="Arial" w:cs="Arial"/>
            <w:color w:val="000000" w:themeColor="text1"/>
            <w:sz w:val="24"/>
            <w:szCs w:val="24"/>
            <w:highlight w:val="white"/>
          </w:rPr>
          <w:t xml:space="preserve"> in which the current services or infrastructure is different from the required one either in form of version or functionality.</w:t>
        </w:r>
      </w:ins>
    </w:p>
    <w:p w14:paraId="31249446" w14:textId="04BF607C" w:rsidR="00C50400" w:rsidRPr="009432B9" w:rsidDel="00630FC7" w:rsidRDefault="007C32DA" w:rsidP="004D469C">
      <w:pPr>
        <w:spacing w:after="0" w:line="360" w:lineRule="auto"/>
        <w:jc w:val="both"/>
        <w:rPr>
          <w:del w:id="598" w:author="Aditya" w:date="2017-11-29T23:20:00Z"/>
          <w:rFonts w:ascii="Arial" w:eastAsia="Times New Roman" w:hAnsi="Arial" w:cs="Arial"/>
          <w:color w:val="000000" w:themeColor="text1"/>
          <w:sz w:val="24"/>
          <w:szCs w:val="24"/>
          <w:highlight w:val="white"/>
        </w:rPr>
      </w:pPr>
      <w:del w:id="599" w:author="Aditya" w:date="2017-11-29T23:20:00Z">
        <w:r w:rsidRPr="009432B9" w:rsidDel="00630FC7">
          <w:rPr>
            <w:rFonts w:ascii="Arial" w:eastAsia="Times New Roman" w:hAnsi="Arial" w:cs="Arial"/>
            <w:color w:val="000000" w:themeColor="text1"/>
            <w:sz w:val="24"/>
            <w:szCs w:val="24"/>
            <w:highlight w:val="white"/>
          </w:rPr>
          <w:delText>The capability of developing their own underlying application infrastructure over public cloud services like AWS</w:delText>
        </w:r>
      </w:del>
      <w:del w:id="600" w:author="Aditya" w:date="2017-11-29T23:09:00Z">
        <w:r w:rsidRPr="009432B9" w:rsidDel="00235D75">
          <w:rPr>
            <w:rFonts w:ascii="Arial" w:eastAsia="Times New Roman" w:hAnsi="Arial" w:cs="Arial"/>
            <w:color w:val="000000" w:themeColor="text1"/>
            <w:sz w:val="24"/>
            <w:szCs w:val="24"/>
            <w:highlight w:val="white"/>
          </w:rPr>
          <w:delText xml:space="preserve"> or </w:delText>
        </w:r>
      </w:del>
      <w:del w:id="601" w:author="Aditya" w:date="2017-11-29T23:20:00Z">
        <w:r w:rsidRPr="009432B9" w:rsidDel="00630FC7">
          <w:rPr>
            <w:rFonts w:ascii="Arial" w:eastAsia="Times New Roman" w:hAnsi="Arial" w:cs="Arial"/>
            <w:color w:val="000000" w:themeColor="text1"/>
            <w:sz w:val="24"/>
            <w:szCs w:val="24"/>
            <w:highlight w:val="white"/>
          </w:rPr>
          <w:delText xml:space="preserve">Azure will keep student developers away from </w:delText>
        </w:r>
        <w:commentRangeStart w:id="602"/>
        <w:commentRangeStart w:id="603"/>
        <w:r w:rsidRPr="009432B9" w:rsidDel="00630FC7">
          <w:rPr>
            <w:rFonts w:ascii="Arial" w:eastAsia="Times New Roman" w:hAnsi="Arial" w:cs="Arial"/>
            <w:color w:val="000000" w:themeColor="text1"/>
            <w:sz w:val="24"/>
            <w:szCs w:val="24"/>
            <w:highlight w:val="white"/>
          </w:rPr>
          <w:delText xml:space="preserve">“Shadow IT” </w:delText>
        </w:r>
        <w:commentRangeEnd w:id="602"/>
        <w:r w:rsidR="007A23C6" w:rsidDel="00630FC7">
          <w:rPr>
            <w:rStyle w:val="CommentReference"/>
          </w:rPr>
          <w:commentReference w:id="602"/>
        </w:r>
      </w:del>
      <w:bookmarkEnd w:id="593"/>
      <w:commentRangeEnd w:id="603"/>
      <w:r w:rsidR="00630FC7">
        <w:rPr>
          <w:rStyle w:val="CommentReference"/>
        </w:rPr>
        <w:commentReference w:id="603"/>
      </w:r>
      <w:del w:id="604" w:author="Aditya" w:date="2017-11-29T23:20:00Z">
        <w:r w:rsidRPr="009432B9" w:rsidDel="00630FC7">
          <w:rPr>
            <w:rFonts w:ascii="Arial" w:eastAsia="Times New Roman" w:hAnsi="Arial" w:cs="Arial"/>
            <w:color w:val="000000" w:themeColor="text1"/>
            <w:sz w:val="24"/>
            <w:szCs w:val="24"/>
            <w:highlight w:val="white"/>
          </w:rPr>
          <w:delText>[2].</w:delText>
        </w:r>
      </w:del>
    </w:p>
    <w:bookmarkEnd w:id="582"/>
    <w:bookmarkEnd w:id="594"/>
    <w:p w14:paraId="63590084" w14:textId="77777777" w:rsidR="00C50400" w:rsidRDefault="00C50400" w:rsidP="004D469C">
      <w:pPr>
        <w:spacing w:line="360" w:lineRule="auto"/>
        <w:jc w:val="both"/>
        <w:rPr>
          <w:rFonts w:ascii="Arial" w:eastAsia="Times New Roman" w:hAnsi="Arial" w:cs="Arial"/>
          <w:color w:val="000000" w:themeColor="text1"/>
          <w:sz w:val="24"/>
          <w:szCs w:val="24"/>
        </w:rPr>
      </w:pPr>
    </w:p>
    <w:p w14:paraId="0C4E2542" w14:textId="4304FAC0" w:rsidR="0083653B" w:rsidRPr="00D85D81" w:rsidDel="00E96588" w:rsidRDefault="005B1CEE" w:rsidP="0083653B">
      <w:pPr>
        <w:spacing w:line="360" w:lineRule="auto"/>
        <w:jc w:val="both"/>
        <w:rPr>
          <w:del w:id="605" w:author="Bisht, Aditya" w:date="2017-12-07T15:25:00Z"/>
          <w:rFonts w:ascii="Arial" w:eastAsia="Times New Roman" w:hAnsi="Arial" w:cs="Arial"/>
          <w:b/>
          <w:i/>
          <w:color w:val="FF0000"/>
          <w:sz w:val="24"/>
          <w:szCs w:val="24"/>
          <w:rPrChange w:id="606" w:author="Aditya" w:date="2017-12-01T03:45:00Z">
            <w:rPr>
              <w:del w:id="607" w:author="Bisht, Aditya" w:date="2017-12-07T15:25:00Z"/>
              <w:rFonts w:ascii="Arial" w:eastAsia="Times New Roman" w:hAnsi="Arial" w:cs="Arial"/>
              <w:color w:val="000000" w:themeColor="text1"/>
              <w:sz w:val="24"/>
              <w:szCs w:val="24"/>
            </w:rPr>
          </w:rPrChange>
        </w:rPr>
      </w:pPr>
      <w:ins w:id="608" w:author="Brian Tomaszewski" w:date="2017-11-29T14:01:00Z">
        <w:del w:id="609" w:author="Bisht, Aditya" w:date="2017-12-07T15:25:00Z">
          <w:r w:rsidRPr="00D85D81" w:rsidDel="00E96588">
            <w:rPr>
              <w:rFonts w:ascii="Arial" w:eastAsia="Times New Roman" w:hAnsi="Arial" w:cs="Arial"/>
              <w:b/>
              <w:i/>
              <w:color w:val="FF0000"/>
              <w:sz w:val="24"/>
              <w:szCs w:val="24"/>
              <w:rPrChange w:id="610" w:author="Aditya" w:date="2017-12-01T03:45:00Z">
                <w:rPr>
                  <w:rFonts w:ascii="Arial" w:eastAsia="Times New Roman" w:hAnsi="Arial" w:cs="Arial"/>
                  <w:color w:val="000000" w:themeColor="text1"/>
                  <w:sz w:val="24"/>
                  <w:szCs w:val="24"/>
                </w:rPr>
              </w:rPrChange>
            </w:rPr>
            <w:delText>Where are the goals and objectives?</w:delText>
          </w:r>
        </w:del>
      </w:ins>
      <w:ins w:id="611" w:author="Brian Tomaszewski" w:date="2017-11-29T14:02:00Z">
        <w:del w:id="612" w:author="Bisht, Aditya" w:date="2017-12-07T15:25:00Z">
          <w:r w:rsidRPr="00D85D81" w:rsidDel="00E96588">
            <w:rPr>
              <w:rFonts w:ascii="Arial" w:eastAsia="Times New Roman" w:hAnsi="Arial" w:cs="Arial"/>
              <w:b/>
              <w:i/>
              <w:color w:val="FF0000"/>
              <w:sz w:val="24"/>
              <w:szCs w:val="24"/>
              <w:rPrChange w:id="613" w:author="Aditya" w:date="2017-12-01T03:45:00Z">
                <w:rPr>
                  <w:rFonts w:ascii="Arial" w:eastAsia="Times New Roman" w:hAnsi="Arial" w:cs="Arial"/>
                  <w:color w:val="000000" w:themeColor="text1"/>
                  <w:sz w:val="24"/>
                  <w:szCs w:val="24"/>
                </w:rPr>
              </w:rPrChange>
            </w:rPr>
            <w:delText xml:space="preserve"> </w:delText>
          </w:r>
        </w:del>
      </w:ins>
      <w:ins w:id="614" w:author="Brian Tomaszewski" w:date="2017-11-29T14:03:00Z">
        <w:del w:id="615" w:author="Bisht, Aditya" w:date="2017-12-07T15:25:00Z">
          <w:r w:rsidRPr="00D85D81" w:rsidDel="00E96588">
            <w:rPr>
              <w:rFonts w:ascii="Arial" w:eastAsia="Times New Roman" w:hAnsi="Arial" w:cs="Arial"/>
              <w:b/>
              <w:i/>
              <w:color w:val="FF0000"/>
              <w:sz w:val="24"/>
              <w:szCs w:val="24"/>
              <w:rPrChange w:id="616" w:author="Aditya" w:date="2017-12-01T03:45:00Z">
                <w:rPr>
                  <w:rFonts w:ascii="Arial" w:eastAsia="Times New Roman" w:hAnsi="Arial" w:cs="Arial"/>
                  <w:color w:val="000000" w:themeColor="text1"/>
                  <w:sz w:val="24"/>
                  <w:szCs w:val="24"/>
                </w:rPr>
              </w:rPrChange>
            </w:rPr>
            <w:delText>Revisit</w:delText>
          </w:r>
        </w:del>
      </w:ins>
      <w:ins w:id="617" w:author="Brian Tomaszewski" w:date="2017-11-29T14:02:00Z">
        <w:del w:id="618" w:author="Bisht, Aditya" w:date="2017-12-07T15:25:00Z">
          <w:r w:rsidRPr="00D85D81" w:rsidDel="00E96588">
            <w:rPr>
              <w:rFonts w:ascii="Arial" w:eastAsia="Times New Roman" w:hAnsi="Arial" w:cs="Arial"/>
              <w:b/>
              <w:i/>
              <w:color w:val="FF0000"/>
              <w:sz w:val="24"/>
              <w:szCs w:val="24"/>
              <w:rPrChange w:id="619" w:author="Aditya" w:date="2017-12-01T03:45:00Z">
                <w:rPr>
                  <w:rFonts w:ascii="Arial" w:eastAsia="Times New Roman" w:hAnsi="Arial" w:cs="Arial"/>
                  <w:color w:val="000000" w:themeColor="text1"/>
                  <w:sz w:val="24"/>
                  <w:szCs w:val="24"/>
                </w:rPr>
              </w:rPrChange>
            </w:rPr>
            <w:delText xml:space="preserve"> your original proposal </w:delText>
          </w:r>
        </w:del>
      </w:ins>
      <w:ins w:id="620" w:author="Brian Tomaszewski" w:date="2017-11-29T14:03:00Z">
        <w:del w:id="621" w:author="Bisht, Aditya" w:date="2017-12-07T15:25:00Z">
          <w:r w:rsidRPr="00D85D81" w:rsidDel="00E96588">
            <w:rPr>
              <w:rFonts w:ascii="Arial" w:eastAsia="Times New Roman" w:hAnsi="Arial" w:cs="Arial"/>
              <w:b/>
              <w:i/>
              <w:color w:val="FF0000"/>
              <w:sz w:val="24"/>
              <w:szCs w:val="24"/>
              <w:rPrChange w:id="622" w:author="Aditya" w:date="2017-12-01T03:45:00Z">
                <w:rPr>
                  <w:rFonts w:ascii="Arial" w:eastAsia="Times New Roman" w:hAnsi="Arial" w:cs="Arial"/>
                  <w:color w:val="000000" w:themeColor="text1"/>
                  <w:sz w:val="24"/>
                  <w:szCs w:val="24"/>
                </w:rPr>
              </w:rPrChange>
            </w:rPr>
            <w:delText>and re-state the goals and objectives of this work.</w:delText>
          </w:r>
        </w:del>
      </w:ins>
    </w:p>
    <w:p w14:paraId="6DBD56A6" w14:textId="50955AD7" w:rsidR="0083653B" w:rsidRPr="00D85D81" w:rsidDel="00E96588" w:rsidRDefault="0083653B" w:rsidP="0083653B">
      <w:pPr>
        <w:spacing w:line="360" w:lineRule="auto"/>
        <w:jc w:val="both"/>
        <w:rPr>
          <w:ins w:id="623" w:author="Aditya" w:date="2017-11-29T21:23:00Z"/>
          <w:del w:id="624" w:author="Bisht, Aditya" w:date="2017-12-07T15:25:00Z"/>
          <w:moveTo w:id="625" w:author="Aditya" w:date="2017-11-29T21:22:00Z"/>
          <w:rFonts w:ascii="Arial" w:eastAsia="Times New Roman" w:hAnsi="Arial" w:cs="Arial"/>
          <w:b/>
          <w:i/>
          <w:color w:val="FF0000"/>
          <w:sz w:val="24"/>
          <w:szCs w:val="24"/>
          <w:rPrChange w:id="626" w:author="Aditya" w:date="2017-12-01T03:45:00Z">
            <w:rPr>
              <w:ins w:id="627" w:author="Aditya" w:date="2017-11-29T21:23:00Z"/>
              <w:del w:id="628" w:author="Bisht, Aditya" w:date="2017-12-07T15:25:00Z"/>
              <w:moveTo w:id="629" w:author="Aditya" w:date="2017-11-29T21:22:00Z"/>
              <w:rFonts w:ascii="Arial" w:eastAsia="Times New Roman" w:hAnsi="Arial" w:cs="Arial"/>
              <w:color w:val="000000" w:themeColor="text1"/>
              <w:sz w:val="24"/>
              <w:szCs w:val="24"/>
            </w:rPr>
          </w:rPrChange>
        </w:rPr>
      </w:pPr>
      <w:moveToRangeStart w:id="630" w:author="Aditya" w:date="2017-11-29T21:22:00Z" w:name="move499753906"/>
    </w:p>
    <w:p w14:paraId="2CF81C03" w14:textId="584ABDEA" w:rsidR="0083653B" w:rsidRPr="00D85D81" w:rsidDel="00E96588" w:rsidRDefault="0083653B" w:rsidP="0083653B">
      <w:pPr>
        <w:spacing w:line="360" w:lineRule="auto"/>
        <w:jc w:val="both"/>
        <w:rPr>
          <w:ins w:id="631" w:author="Aditya" w:date="2017-11-29T23:23:00Z"/>
          <w:del w:id="632" w:author="Bisht, Aditya" w:date="2017-12-07T15:25:00Z"/>
          <w:rFonts w:ascii="Arial" w:eastAsia="Times New Roman" w:hAnsi="Arial" w:cs="Arial"/>
          <w:b/>
          <w:i/>
          <w:color w:val="FF0000"/>
          <w:sz w:val="24"/>
          <w:szCs w:val="24"/>
          <w:rPrChange w:id="633" w:author="Aditya" w:date="2017-12-01T03:45:00Z">
            <w:rPr>
              <w:ins w:id="634" w:author="Aditya" w:date="2017-11-29T23:23:00Z"/>
              <w:del w:id="635" w:author="Bisht, Aditya" w:date="2017-12-07T15:25:00Z"/>
              <w:rFonts w:ascii="Arial" w:eastAsia="Times New Roman" w:hAnsi="Arial" w:cs="Arial"/>
              <w:color w:val="000000" w:themeColor="text1"/>
              <w:sz w:val="24"/>
              <w:szCs w:val="24"/>
            </w:rPr>
          </w:rPrChange>
        </w:rPr>
      </w:pPr>
      <w:moveTo w:id="636" w:author="Aditya" w:date="2017-11-29T21:22:00Z">
        <w:del w:id="637" w:author="Bisht, Aditya" w:date="2017-12-07T15:25:00Z">
          <w:r w:rsidRPr="00D85D81" w:rsidDel="00E96588">
            <w:rPr>
              <w:rFonts w:ascii="Arial" w:eastAsia="Times New Roman" w:hAnsi="Arial" w:cs="Arial"/>
              <w:b/>
              <w:i/>
              <w:color w:val="FF0000"/>
              <w:sz w:val="24"/>
              <w:szCs w:val="24"/>
              <w:rPrChange w:id="638" w:author="Aditya" w:date="2017-12-01T03:45:00Z">
                <w:rPr>
                  <w:rFonts w:ascii="Arial" w:eastAsia="Times New Roman" w:hAnsi="Arial" w:cs="Arial"/>
                  <w:color w:val="000000" w:themeColor="text1"/>
                  <w:sz w:val="24"/>
                  <w:szCs w:val="24"/>
                </w:rPr>
              </w:rPrChange>
            </w:rPr>
            <w:delText>Where is the literature review? How does your work relate to what has already been done?</w:delText>
          </w:r>
        </w:del>
      </w:moveTo>
    </w:p>
    <w:p w14:paraId="2F561CA9" w14:textId="77777777" w:rsidR="00630FC7" w:rsidDel="00013169" w:rsidRDefault="00630FC7" w:rsidP="0083653B">
      <w:pPr>
        <w:spacing w:line="360" w:lineRule="auto"/>
        <w:jc w:val="both"/>
        <w:rPr>
          <w:del w:id="639" w:author="Aditya" w:date="2017-11-30T22:40:00Z"/>
          <w:moveTo w:id="640" w:author="Aditya" w:date="2017-11-29T21:22:00Z"/>
          <w:rFonts w:ascii="Arial" w:eastAsia="Times New Roman" w:hAnsi="Arial" w:cs="Arial"/>
          <w:color w:val="000000" w:themeColor="text1"/>
          <w:sz w:val="24"/>
          <w:szCs w:val="24"/>
        </w:rPr>
      </w:pPr>
    </w:p>
    <w:p w14:paraId="56772122" w14:textId="67F7DC7C" w:rsidR="00A979D6" w:rsidRPr="0083653B" w:rsidRDefault="00A979D6" w:rsidP="00A979D6">
      <w:pPr>
        <w:spacing w:after="0" w:line="240" w:lineRule="auto"/>
        <w:jc w:val="both"/>
        <w:rPr>
          <w:ins w:id="641" w:author="Aditya" w:date="2017-11-29T19:38:00Z"/>
          <w:rFonts w:ascii="Arial" w:eastAsia="Times New Roman" w:hAnsi="Arial" w:cs="Arial"/>
          <w:sz w:val="24"/>
          <w:szCs w:val="24"/>
          <w:rPrChange w:id="642" w:author="Aditya" w:date="2017-11-29T21:22:00Z">
            <w:rPr>
              <w:ins w:id="643" w:author="Aditya" w:date="2017-11-29T19:38:00Z"/>
              <w:rFonts w:ascii="Times New Roman" w:eastAsia="Times New Roman" w:hAnsi="Times New Roman" w:cs="Times New Roman"/>
              <w:sz w:val="24"/>
              <w:szCs w:val="24"/>
            </w:rPr>
          </w:rPrChange>
        </w:rPr>
      </w:pPr>
      <w:bookmarkStart w:id="644" w:name="_Hlk499844943"/>
      <w:moveToRangeEnd w:id="630"/>
      <w:ins w:id="645" w:author="Aditya" w:date="2017-11-29T19:38:00Z">
        <w:r w:rsidRPr="0083653B">
          <w:rPr>
            <w:rFonts w:ascii="Arial" w:eastAsia="Times New Roman" w:hAnsi="Arial" w:cs="Arial"/>
            <w:b/>
            <w:bCs/>
            <w:sz w:val="24"/>
            <w:szCs w:val="24"/>
            <w:rPrChange w:id="646" w:author="Aditya" w:date="2017-11-29T21:22:00Z">
              <w:rPr>
                <w:rFonts w:ascii="Times New Roman" w:eastAsia="Times New Roman" w:hAnsi="Times New Roman" w:cs="Times New Roman"/>
                <w:b/>
                <w:bCs/>
                <w:sz w:val="24"/>
                <w:szCs w:val="24"/>
              </w:rPr>
            </w:rPrChange>
          </w:rPr>
          <w:t>2.3</w:t>
        </w:r>
      </w:ins>
      <w:ins w:id="647" w:author="Aditya" w:date="2017-12-01T03:46:00Z">
        <w:r w:rsidR="00D85D81">
          <w:rPr>
            <w:rFonts w:ascii="Arial" w:eastAsia="Times New Roman" w:hAnsi="Arial" w:cs="Arial"/>
            <w:b/>
            <w:bCs/>
            <w:sz w:val="24"/>
            <w:szCs w:val="24"/>
          </w:rPr>
          <w:tab/>
        </w:r>
      </w:ins>
      <w:ins w:id="648" w:author="Aditya" w:date="2017-11-29T19:38:00Z">
        <w:r w:rsidRPr="0083653B">
          <w:rPr>
            <w:rFonts w:ascii="Arial" w:eastAsia="Times New Roman" w:hAnsi="Arial" w:cs="Arial"/>
            <w:b/>
            <w:bCs/>
            <w:sz w:val="24"/>
            <w:szCs w:val="24"/>
            <w:rPrChange w:id="649" w:author="Aditya" w:date="2017-11-29T21:22:00Z">
              <w:rPr>
                <w:rFonts w:ascii="Times New Roman" w:eastAsia="Times New Roman" w:hAnsi="Times New Roman" w:cs="Times New Roman"/>
                <w:b/>
                <w:bCs/>
                <w:sz w:val="24"/>
                <w:szCs w:val="24"/>
              </w:rPr>
            </w:rPrChange>
          </w:rPr>
          <w:t>Project Goals</w:t>
        </w:r>
      </w:ins>
    </w:p>
    <w:p w14:paraId="333EEE4B" w14:textId="77777777" w:rsidR="00A979D6" w:rsidRPr="0083653B" w:rsidRDefault="00A979D6">
      <w:pPr>
        <w:spacing w:after="0" w:line="360" w:lineRule="auto"/>
        <w:jc w:val="both"/>
        <w:rPr>
          <w:ins w:id="650" w:author="Aditya" w:date="2017-11-29T19:38:00Z"/>
          <w:rFonts w:ascii="Arial" w:eastAsia="Times New Roman" w:hAnsi="Arial" w:cs="Arial"/>
          <w:sz w:val="24"/>
          <w:szCs w:val="24"/>
          <w:rPrChange w:id="651" w:author="Aditya" w:date="2017-11-29T21:22:00Z">
            <w:rPr>
              <w:ins w:id="652" w:author="Aditya" w:date="2017-11-29T19:38:00Z"/>
              <w:rFonts w:ascii="Times New Roman" w:eastAsia="Times New Roman" w:hAnsi="Times New Roman" w:cs="Times New Roman"/>
              <w:sz w:val="24"/>
              <w:szCs w:val="24"/>
            </w:rPr>
          </w:rPrChange>
        </w:rPr>
        <w:pPrChange w:id="653" w:author="Bisht, Aditya" w:date="2017-12-07T15:25:00Z">
          <w:pPr>
            <w:spacing w:after="0" w:line="240" w:lineRule="auto"/>
            <w:jc w:val="both"/>
          </w:pPr>
        </w:pPrChange>
      </w:pPr>
    </w:p>
    <w:p w14:paraId="481790A9" w14:textId="5EAA6747" w:rsidR="00A979D6" w:rsidRDefault="0083653B">
      <w:pPr>
        <w:spacing w:line="360" w:lineRule="auto"/>
        <w:jc w:val="both"/>
        <w:rPr>
          <w:ins w:id="654" w:author="Aditya" w:date="2017-12-01T03:46:00Z"/>
          <w:rFonts w:ascii="Arial" w:eastAsia="Times New Roman" w:hAnsi="Arial" w:cs="Arial"/>
          <w:sz w:val="24"/>
          <w:szCs w:val="24"/>
          <w:shd w:val="clear" w:color="auto" w:fill="FFFFFF"/>
        </w:rPr>
        <w:pPrChange w:id="655" w:author="Bisht, Aditya" w:date="2017-12-07T15:25:00Z">
          <w:pPr>
            <w:spacing w:line="240" w:lineRule="auto"/>
            <w:jc w:val="both"/>
          </w:pPr>
        </w:pPrChange>
      </w:pPr>
      <w:ins w:id="656" w:author="Aditya" w:date="2017-11-29T21:21:00Z">
        <w:r w:rsidRPr="0083653B">
          <w:rPr>
            <w:rFonts w:ascii="Arial" w:eastAsia="Times New Roman" w:hAnsi="Arial" w:cs="Arial"/>
            <w:sz w:val="24"/>
            <w:szCs w:val="24"/>
            <w:shd w:val="clear" w:color="auto" w:fill="FFFFFF"/>
            <w:rPrChange w:id="657" w:author="Aditya" w:date="2017-11-29T21:22:00Z">
              <w:rPr>
                <w:rFonts w:ascii="Times New Roman" w:eastAsia="Times New Roman" w:hAnsi="Times New Roman" w:cs="Times New Roman"/>
                <w:sz w:val="24"/>
                <w:szCs w:val="24"/>
                <w:shd w:val="clear" w:color="auto" w:fill="FFFFFF"/>
              </w:rPr>
            </w:rPrChange>
          </w:rPr>
          <w:t xml:space="preserve">The proposed project’s aim is to implement Infrastructure as Code for deploying and configuring various resources over a public cloud hosting service like Amazon Web Services </w:t>
        </w:r>
      </w:ins>
      <w:ins w:id="658" w:author="Aditya" w:date="2017-12-01T04:04:00Z">
        <w:r w:rsidR="004D0224">
          <w:rPr>
            <w:rFonts w:ascii="Arial" w:eastAsia="Times New Roman" w:hAnsi="Arial" w:cs="Arial"/>
            <w:sz w:val="24"/>
            <w:szCs w:val="24"/>
            <w:shd w:val="clear" w:color="auto" w:fill="FFFFFF"/>
          </w:rPr>
          <w:t xml:space="preserve">using </w:t>
        </w:r>
        <w:r w:rsidR="004D0224" w:rsidRPr="00571249">
          <w:rPr>
            <w:rFonts w:ascii="Arial" w:eastAsia="Times New Roman" w:hAnsi="Arial" w:cs="Arial"/>
            <w:sz w:val="24"/>
            <w:szCs w:val="24"/>
          </w:rPr>
          <w:t>DevOps development methodology</w:t>
        </w:r>
        <w:r w:rsidR="004D0224">
          <w:rPr>
            <w:rStyle w:val="FootnoteReference"/>
            <w:rFonts w:ascii="Arial" w:eastAsia="Times New Roman" w:hAnsi="Arial" w:cs="Arial"/>
            <w:sz w:val="24"/>
            <w:szCs w:val="24"/>
          </w:rPr>
          <w:footnoteReference w:id="2"/>
        </w:r>
      </w:ins>
      <w:ins w:id="662" w:author="Aditya" w:date="2017-11-29T21:21:00Z">
        <w:r w:rsidRPr="0083653B">
          <w:rPr>
            <w:rFonts w:ascii="Arial" w:eastAsia="Times New Roman" w:hAnsi="Arial" w:cs="Arial"/>
            <w:sz w:val="24"/>
            <w:szCs w:val="24"/>
            <w:shd w:val="clear" w:color="auto" w:fill="FFFFFF"/>
            <w:rPrChange w:id="663" w:author="Aditya" w:date="2017-11-29T21:22:00Z">
              <w:rPr>
                <w:rFonts w:ascii="Times New Roman" w:eastAsia="Times New Roman" w:hAnsi="Times New Roman" w:cs="Times New Roman"/>
                <w:sz w:val="24"/>
                <w:szCs w:val="24"/>
                <w:shd w:val="clear" w:color="auto" w:fill="FFFFFF"/>
              </w:rPr>
            </w:rPrChange>
          </w:rPr>
          <w:t xml:space="preserve">.  </w:t>
        </w:r>
      </w:ins>
    </w:p>
    <w:p w14:paraId="3E61A07F" w14:textId="61DF1804" w:rsidR="004D0224" w:rsidDel="00E96588" w:rsidRDefault="004D0224" w:rsidP="00A979D6">
      <w:pPr>
        <w:spacing w:line="240" w:lineRule="auto"/>
        <w:jc w:val="both"/>
        <w:rPr>
          <w:ins w:id="664" w:author="Aditya" w:date="2017-12-01T04:13:00Z"/>
          <w:del w:id="665" w:author="Bisht, Aditya" w:date="2017-12-07T15:25:00Z"/>
          <w:rFonts w:ascii="Arial" w:eastAsia="Times New Roman" w:hAnsi="Arial" w:cs="Arial"/>
          <w:sz w:val="24"/>
          <w:szCs w:val="24"/>
          <w:shd w:val="clear" w:color="auto" w:fill="FFFFFF"/>
        </w:rPr>
      </w:pPr>
    </w:p>
    <w:p w14:paraId="46A92C0B" w14:textId="3F541DB7" w:rsidR="00E63107" w:rsidDel="00E96588" w:rsidRDefault="00E63107" w:rsidP="00A979D6">
      <w:pPr>
        <w:spacing w:line="240" w:lineRule="auto"/>
        <w:jc w:val="both"/>
        <w:rPr>
          <w:ins w:id="666" w:author="Aditya" w:date="2017-12-01T05:45:00Z"/>
          <w:del w:id="667" w:author="Bisht, Aditya" w:date="2017-12-07T15:25:00Z"/>
          <w:rFonts w:ascii="Arial" w:eastAsia="Times New Roman" w:hAnsi="Arial" w:cs="Arial"/>
          <w:sz w:val="24"/>
          <w:szCs w:val="24"/>
          <w:shd w:val="clear" w:color="auto" w:fill="FFFFFF"/>
        </w:rPr>
      </w:pPr>
    </w:p>
    <w:p w14:paraId="1904CAD4" w14:textId="77777777" w:rsidR="00504593" w:rsidRPr="00D85D81" w:rsidRDefault="00504593" w:rsidP="00A979D6">
      <w:pPr>
        <w:spacing w:line="240" w:lineRule="auto"/>
        <w:jc w:val="both"/>
        <w:rPr>
          <w:ins w:id="668" w:author="Aditya" w:date="2017-11-29T19:38:00Z"/>
          <w:rFonts w:ascii="Arial" w:eastAsia="Times New Roman" w:hAnsi="Arial" w:cs="Arial"/>
          <w:sz w:val="24"/>
          <w:szCs w:val="24"/>
          <w:shd w:val="clear" w:color="auto" w:fill="FFFFFF"/>
          <w:rPrChange w:id="669" w:author="Aditya" w:date="2017-12-01T03:46:00Z">
            <w:rPr>
              <w:ins w:id="670" w:author="Aditya" w:date="2017-11-29T19:38:00Z"/>
            </w:rPr>
          </w:rPrChange>
        </w:rPr>
      </w:pPr>
    </w:p>
    <w:p w14:paraId="5ACC322D" w14:textId="050F0AF9" w:rsidR="00A979D6" w:rsidRPr="00D85D81" w:rsidRDefault="00D85D81">
      <w:pPr>
        <w:spacing w:after="0" w:line="240" w:lineRule="auto"/>
        <w:rPr>
          <w:ins w:id="671" w:author="Aditya" w:date="2017-11-29T19:38:00Z"/>
          <w:rFonts w:ascii="Arial" w:eastAsia="Times New Roman" w:hAnsi="Arial" w:cs="Arial"/>
          <w:sz w:val="24"/>
          <w:szCs w:val="24"/>
          <w:rPrChange w:id="672" w:author="Aditya" w:date="2017-12-01T03:47:00Z">
            <w:rPr>
              <w:ins w:id="673" w:author="Aditya" w:date="2017-11-29T19:38:00Z"/>
              <w:rFonts w:ascii="Times New Roman" w:eastAsia="Times New Roman" w:hAnsi="Times New Roman" w:cs="Times New Roman"/>
              <w:sz w:val="24"/>
              <w:szCs w:val="24"/>
            </w:rPr>
          </w:rPrChange>
        </w:rPr>
        <w:pPrChange w:id="674" w:author="Aditya" w:date="2017-12-01T03:47:00Z">
          <w:pPr>
            <w:spacing w:after="0" w:line="240" w:lineRule="auto"/>
            <w:jc w:val="both"/>
          </w:pPr>
        </w:pPrChange>
      </w:pPr>
      <w:ins w:id="675" w:author="Aditya" w:date="2017-12-01T03:47:00Z">
        <w:r>
          <w:rPr>
            <w:rFonts w:ascii="Arial" w:eastAsia="Times New Roman" w:hAnsi="Arial" w:cs="Arial"/>
            <w:b/>
            <w:bCs/>
            <w:sz w:val="24"/>
            <w:szCs w:val="24"/>
          </w:rPr>
          <w:t>2.4</w:t>
        </w:r>
        <w:r>
          <w:rPr>
            <w:rFonts w:ascii="Arial" w:eastAsia="Times New Roman" w:hAnsi="Arial" w:cs="Arial"/>
            <w:b/>
            <w:bCs/>
            <w:sz w:val="24"/>
            <w:szCs w:val="24"/>
          </w:rPr>
          <w:tab/>
        </w:r>
      </w:ins>
      <w:ins w:id="676" w:author="Aditya" w:date="2017-11-29T19:38:00Z">
        <w:r w:rsidR="00A979D6" w:rsidRPr="00D85D81">
          <w:rPr>
            <w:rFonts w:ascii="Arial" w:eastAsia="Times New Roman" w:hAnsi="Arial" w:cs="Arial"/>
            <w:b/>
            <w:bCs/>
            <w:sz w:val="24"/>
            <w:szCs w:val="24"/>
            <w:rPrChange w:id="677" w:author="Aditya" w:date="2017-12-01T03:47:00Z">
              <w:rPr>
                <w:rFonts w:ascii="Times New Roman" w:eastAsia="Times New Roman" w:hAnsi="Times New Roman" w:cs="Times New Roman"/>
                <w:b/>
                <w:bCs/>
                <w:sz w:val="24"/>
                <w:szCs w:val="24"/>
              </w:rPr>
            </w:rPrChange>
          </w:rPr>
          <w:t>Project Objectives</w:t>
        </w:r>
      </w:ins>
    </w:p>
    <w:p w14:paraId="37A05DD4" w14:textId="77777777" w:rsidR="0083653B" w:rsidRDefault="0083653B" w:rsidP="0083653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jc w:val="both"/>
        <w:textAlignment w:val="baseline"/>
        <w:rPr>
          <w:ins w:id="678" w:author="Aditya" w:date="2017-11-29T21:22:00Z"/>
          <w:rFonts w:ascii="Arial" w:eastAsia="Times New Roman" w:hAnsi="Arial" w:cs="Arial"/>
          <w:sz w:val="24"/>
          <w:szCs w:val="24"/>
        </w:rPr>
      </w:pPr>
    </w:p>
    <w:p w14:paraId="6E4FDCE1" w14:textId="06394E14" w:rsidR="00D85D81" w:rsidRDefault="00B821FA" w:rsidP="00E63107">
      <w:p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ins w:id="679" w:author="Aditya" w:date="2017-12-01T04:11:00Z"/>
          <w:rFonts w:ascii="Arial" w:eastAsia="Times New Roman" w:hAnsi="Arial" w:cs="Arial"/>
          <w:sz w:val="24"/>
          <w:szCs w:val="24"/>
        </w:rPr>
      </w:pPr>
      <w:ins w:id="680" w:author="Aditya" w:date="2017-11-29T21:04:00Z">
        <w:r w:rsidRPr="0083653B">
          <w:rPr>
            <w:rFonts w:ascii="Arial" w:eastAsia="Times New Roman" w:hAnsi="Arial" w:cs="Arial"/>
            <w:sz w:val="24"/>
            <w:szCs w:val="24"/>
            <w:rPrChange w:id="681" w:author="Aditya" w:date="2017-11-29T21:22:00Z">
              <w:rPr>
                <w:rFonts w:ascii="Times New Roman" w:eastAsia="Times New Roman" w:hAnsi="Times New Roman" w:cs="Times New Roman"/>
                <w:sz w:val="24"/>
                <w:szCs w:val="24"/>
              </w:rPr>
            </w:rPrChange>
          </w:rPr>
          <w:t xml:space="preserve">To implement Infrastructure as Code using DevOps development methodology. This will be achieved by scripting the required infrastructure </w:t>
        </w:r>
        <w:r w:rsidRPr="0083653B">
          <w:rPr>
            <w:rFonts w:ascii="Arial" w:eastAsia="Times New Roman" w:hAnsi="Arial" w:cs="Arial"/>
            <w:sz w:val="24"/>
            <w:szCs w:val="24"/>
            <w:shd w:val="clear" w:color="auto" w:fill="FFFFFF"/>
            <w:rPrChange w:id="682" w:author="Aditya" w:date="2017-11-29T21:22:00Z">
              <w:rPr>
                <w:rFonts w:ascii="Times New Roman" w:eastAsia="Times New Roman" w:hAnsi="Times New Roman" w:cs="Times New Roman"/>
                <w:sz w:val="24"/>
                <w:szCs w:val="24"/>
                <w:shd w:val="clear" w:color="auto" w:fill="FFFFFF"/>
              </w:rPr>
            </w:rPrChange>
          </w:rPr>
          <w:t xml:space="preserve">over Amazon Web Services using </w:t>
        </w:r>
        <w:r w:rsidRPr="0083653B">
          <w:rPr>
            <w:rFonts w:ascii="Arial" w:eastAsia="Times New Roman" w:hAnsi="Arial" w:cs="Arial"/>
            <w:sz w:val="24"/>
            <w:szCs w:val="24"/>
            <w:shd w:val="clear" w:color="auto" w:fill="FFFFFF"/>
            <w:rPrChange w:id="683" w:author="Aditya" w:date="2017-11-29T21:22:00Z">
              <w:rPr>
                <w:rFonts w:ascii="Times New Roman" w:eastAsia="Times New Roman" w:hAnsi="Times New Roman" w:cs="Times New Roman"/>
                <w:sz w:val="24"/>
                <w:szCs w:val="24"/>
                <w:shd w:val="clear" w:color="auto" w:fill="FFFFFF"/>
              </w:rPr>
            </w:rPrChange>
          </w:rPr>
          <w:lastRenderedPageBreak/>
          <w:t>open source tools like Terraform</w:t>
        </w:r>
      </w:ins>
      <w:ins w:id="684" w:author="Aditya" w:date="2017-12-01T04:09:00Z">
        <w:r w:rsidR="00E63107">
          <w:rPr>
            <w:rStyle w:val="FootnoteReference"/>
            <w:rFonts w:ascii="Arial" w:eastAsia="Times New Roman" w:hAnsi="Arial" w:cs="Arial"/>
            <w:sz w:val="24"/>
            <w:szCs w:val="24"/>
            <w:shd w:val="clear" w:color="auto" w:fill="FFFFFF"/>
          </w:rPr>
          <w:footnoteReference w:id="3"/>
        </w:r>
      </w:ins>
      <w:ins w:id="687" w:author="Aditya" w:date="2017-11-29T21:04:00Z">
        <w:r w:rsidRPr="0083653B">
          <w:rPr>
            <w:rFonts w:ascii="Arial" w:eastAsia="Times New Roman" w:hAnsi="Arial" w:cs="Arial"/>
            <w:sz w:val="24"/>
            <w:szCs w:val="24"/>
            <w:shd w:val="clear" w:color="auto" w:fill="FFFFFF"/>
            <w:rPrChange w:id="688" w:author="Aditya" w:date="2017-11-29T21:22:00Z">
              <w:rPr>
                <w:rFonts w:ascii="Times New Roman" w:eastAsia="Times New Roman" w:hAnsi="Times New Roman" w:cs="Times New Roman"/>
                <w:sz w:val="24"/>
                <w:szCs w:val="24"/>
                <w:shd w:val="clear" w:color="auto" w:fill="FFFFFF"/>
              </w:rPr>
            </w:rPrChange>
          </w:rPr>
          <w:t xml:space="preserve"> and Ansible</w:t>
        </w:r>
      </w:ins>
      <w:ins w:id="689" w:author="Aditya" w:date="2017-12-01T04:11:00Z">
        <w:r w:rsidR="00E63107">
          <w:rPr>
            <w:rStyle w:val="FootnoteReference"/>
            <w:rFonts w:ascii="Arial" w:eastAsia="Times New Roman" w:hAnsi="Arial" w:cs="Arial"/>
            <w:sz w:val="24"/>
            <w:szCs w:val="24"/>
            <w:shd w:val="clear" w:color="auto" w:fill="FFFFFF"/>
          </w:rPr>
          <w:footnoteReference w:id="4"/>
        </w:r>
      </w:ins>
      <w:ins w:id="693" w:author="Aditya" w:date="2017-11-29T21:04:00Z">
        <w:r w:rsidRPr="0083653B">
          <w:rPr>
            <w:rFonts w:ascii="Arial" w:eastAsia="Times New Roman" w:hAnsi="Arial" w:cs="Arial"/>
            <w:sz w:val="24"/>
            <w:szCs w:val="24"/>
            <w:shd w:val="clear" w:color="auto" w:fill="FFFFFF"/>
            <w:rPrChange w:id="694" w:author="Aditya" w:date="2017-11-29T21:22:00Z">
              <w:rPr>
                <w:rFonts w:ascii="Times New Roman" w:eastAsia="Times New Roman" w:hAnsi="Times New Roman" w:cs="Times New Roman"/>
                <w:sz w:val="24"/>
                <w:szCs w:val="24"/>
                <w:shd w:val="clear" w:color="auto" w:fill="FFFFFF"/>
              </w:rPr>
            </w:rPrChange>
          </w:rPr>
          <w:t>. These scripts will be used to deploy and configure resources like a WordPress Website along with its LAMP (Linux</w:t>
        </w:r>
      </w:ins>
      <w:ins w:id="695" w:author="Aditya" w:date="2017-12-01T03:48:00Z">
        <w:r w:rsidR="006110FC">
          <w:rPr>
            <w:rFonts w:ascii="Arial" w:eastAsia="Times New Roman" w:hAnsi="Arial" w:cs="Arial"/>
            <w:sz w:val="24"/>
            <w:szCs w:val="24"/>
            <w:shd w:val="clear" w:color="auto" w:fill="FFFFFF"/>
          </w:rPr>
          <w:t xml:space="preserve"> instance</w:t>
        </w:r>
      </w:ins>
      <w:ins w:id="696" w:author="Aditya" w:date="2017-11-29T21:04:00Z">
        <w:r w:rsidRPr="0083653B">
          <w:rPr>
            <w:rFonts w:ascii="Arial" w:eastAsia="Times New Roman" w:hAnsi="Arial" w:cs="Arial"/>
            <w:sz w:val="24"/>
            <w:szCs w:val="24"/>
            <w:shd w:val="clear" w:color="auto" w:fill="FFFFFF"/>
            <w:rPrChange w:id="697" w:author="Aditya" w:date="2017-11-29T21:22:00Z">
              <w:rPr>
                <w:rFonts w:ascii="Times New Roman" w:eastAsia="Times New Roman" w:hAnsi="Times New Roman" w:cs="Times New Roman"/>
                <w:sz w:val="24"/>
                <w:szCs w:val="24"/>
                <w:shd w:val="clear" w:color="auto" w:fill="FFFFFF"/>
              </w:rPr>
            </w:rPrChange>
          </w:rPr>
          <w:t xml:space="preserve">, Apache Server, MySQL </w:t>
        </w:r>
      </w:ins>
      <w:ins w:id="698" w:author="Aditya" w:date="2017-12-01T03:48:00Z">
        <w:r w:rsidR="006110FC">
          <w:rPr>
            <w:rFonts w:ascii="Arial" w:eastAsia="Times New Roman" w:hAnsi="Arial" w:cs="Arial"/>
            <w:sz w:val="24"/>
            <w:szCs w:val="24"/>
            <w:shd w:val="clear" w:color="auto" w:fill="FFFFFF"/>
          </w:rPr>
          <w:t xml:space="preserve">Database </w:t>
        </w:r>
      </w:ins>
      <w:ins w:id="699" w:author="Aditya" w:date="2017-11-29T21:04:00Z">
        <w:r w:rsidRPr="0083653B">
          <w:rPr>
            <w:rFonts w:ascii="Arial" w:eastAsia="Times New Roman" w:hAnsi="Arial" w:cs="Arial"/>
            <w:sz w:val="24"/>
            <w:szCs w:val="24"/>
            <w:shd w:val="clear" w:color="auto" w:fill="FFFFFF"/>
            <w:rPrChange w:id="700" w:author="Aditya" w:date="2017-11-29T21:22:00Z">
              <w:rPr>
                <w:rFonts w:ascii="Times New Roman" w:eastAsia="Times New Roman" w:hAnsi="Times New Roman" w:cs="Times New Roman"/>
                <w:sz w:val="24"/>
                <w:szCs w:val="24"/>
                <w:shd w:val="clear" w:color="auto" w:fill="FFFFFF"/>
              </w:rPr>
            </w:rPrChange>
          </w:rPr>
          <w:t>Instance and PHP) stack over Amazon Web Services.</w:t>
        </w:r>
      </w:ins>
      <w:bookmarkEnd w:id="644"/>
    </w:p>
    <w:p w14:paraId="631A62FA" w14:textId="77777777" w:rsidR="00E63107" w:rsidRPr="00E63107" w:rsidRDefault="00E63107">
      <w:p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ins w:id="701" w:author="Brian Tomaszewski" w:date="2017-11-29T14:05:00Z"/>
          <w:rFonts w:ascii="Arial" w:eastAsia="Times New Roman" w:hAnsi="Arial" w:cs="Arial"/>
          <w:sz w:val="24"/>
          <w:szCs w:val="24"/>
          <w:rPrChange w:id="702" w:author="Aditya" w:date="2017-12-01T04:11:00Z">
            <w:rPr>
              <w:ins w:id="703" w:author="Brian Tomaszewski" w:date="2017-11-29T14:05:00Z"/>
              <w:rFonts w:ascii="Arial" w:eastAsia="Times New Roman" w:hAnsi="Arial" w:cs="Arial"/>
              <w:color w:val="000000" w:themeColor="text1"/>
              <w:sz w:val="24"/>
              <w:szCs w:val="24"/>
            </w:rPr>
          </w:rPrChange>
        </w:rPr>
        <w:pPrChange w:id="704" w:author="Aditya" w:date="2017-12-01T04:11:00Z">
          <w:pPr>
            <w:spacing w:line="360" w:lineRule="auto"/>
            <w:jc w:val="both"/>
          </w:pPr>
        </w:pPrChange>
      </w:pPr>
    </w:p>
    <w:p w14:paraId="1CC63A48" w14:textId="7A205DEC" w:rsidR="005B1CEE" w:rsidRPr="00E63107" w:rsidDel="0083653B" w:rsidRDefault="005B1CEE" w:rsidP="004D469C">
      <w:pPr>
        <w:spacing w:line="360" w:lineRule="auto"/>
        <w:jc w:val="both"/>
        <w:rPr>
          <w:ins w:id="705" w:author="Brian Tomaszewski" w:date="2017-11-29T14:05:00Z"/>
          <w:moveFrom w:id="706" w:author="Aditya" w:date="2017-11-29T21:22:00Z"/>
          <w:rFonts w:ascii="Arial" w:eastAsia="Times New Roman" w:hAnsi="Arial" w:cs="Arial"/>
          <w:b/>
          <w:color w:val="000000" w:themeColor="text1"/>
          <w:sz w:val="24"/>
          <w:szCs w:val="24"/>
          <w:rPrChange w:id="707" w:author="Aditya" w:date="2017-12-01T04:11:00Z">
            <w:rPr>
              <w:ins w:id="708" w:author="Brian Tomaszewski" w:date="2017-11-29T14:05:00Z"/>
              <w:moveFrom w:id="709" w:author="Aditya" w:date="2017-11-29T21:22:00Z"/>
              <w:rFonts w:ascii="Arial" w:eastAsia="Times New Roman" w:hAnsi="Arial" w:cs="Arial"/>
              <w:color w:val="000000" w:themeColor="text1"/>
              <w:sz w:val="24"/>
              <w:szCs w:val="24"/>
            </w:rPr>
          </w:rPrChange>
        </w:rPr>
      </w:pPr>
      <w:moveFromRangeStart w:id="710" w:author="Aditya" w:date="2017-11-29T21:22:00Z" w:name="move499753906"/>
    </w:p>
    <w:p w14:paraId="7BB6921A" w14:textId="7DEE2EF8" w:rsidR="005B1CEE" w:rsidRPr="00E63107" w:rsidDel="008817AB" w:rsidRDefault="005B1CEE" w:rsidP="004D469C">
      <w:pPr>
        <w:spacing w:line="360" w:lineRule="auto"/>
        <w:jc w:val="both"/>
        <w:rPr>
          <w:del w:id="711" w:author="Aditya" w:date="2017-11-29T21:25:00Z"/>
          <w:rFonts w:ascii="Arial" w:eastAsia="Times New Roman" w:hAnsi="Arial" w:cs="Arial"/>
          <w:b/>
          <w:color w:val="000000" w:themeColor="text1"/>
          <w:sz w:val="24"/>
          <w:szCs w:val="24"/>
          <w:rPrChange w:id="712" w:author="Aditya" w:date="2017-12-01T04:11:00Z">
            <w:rPr>
              <w:del w:id="713" w:author="Aditya" w:date="2017-11-29T21:25:00Z"/>
              <w:rFonts w:ascii="Arial" w:eastAsia="Times New Roman" w:hAnsi="Arial" w:cs="Arial"/>
              <w:color w:val="000000" w:themeColor="text1"/>
              <w:sz w:val="24"/>
              <w:szCs w:val="24"/>
            </w:rPr>
          </w:rPrChange>
        </w:rPr>
      </w:pPr>
      <w:moveFrom w:id="714" w:author="Aditya" w:date="2017-11-29T21:22:00Z">
        <w:ins w:id="715" w:author="Brian Tomaszewski" w:date="2017-11-29T14:05:00Z">
          <w:r w:rsidRPr="00E63107" w:rsidDel="0083653B">
            <w:rPr>
              <w:rFonts w:ascii="Arial" w:eastAsia="Times New Roman" w:hAnsi="Arial" w:cs="Arial"/>
              <w:b/>
              <w:color w:val="000000" w:themeColor="text1"/>
              <w:sz w:val="24"/>
              <w:szCs w:val="24"/>
              <w:rPrChange w:id="716" w:author="Aditya" w:date="2017-12-01T04:11:00Z">
                <w:rPr>
                  <w:rFonts w:ascii="Arial" w:eastAsia="Times New Roman" w:hAnsi="Arial" w:cs="Arial"/>
                  <w:color w:val="000000" w:themeColor="text1"/>
                  <w:sz w:val="24"/>
                  <w:szCs w:val="24"/>
                </w:rPr>
              </w:rPrChange>
            </w:rPr>
            <w:t xml:space="preserve">Where </w:t>
          </w:r>
          <w:r w:rsidRPr="00E63107" w:rsidDel="00B821FA">
            <w:rPr>
              <w:rFonts w:ascii="Arial" w:eastAsia="Times New Roman" w:hAnsi="Arial" w:cs="Arial"/>
              <w:b/>
              <w:color w:val="000000" w:themeColor="text1"/>
              <w:sz w:val="24"/>
              <w:szCs w:val="24"/>
              <w:rPrChange w:id="717" w:author="Aditya" w:date="2017-12-01T04:11:00Z">
                <w:rPr>
                  <w:rFonts w:ascii="Arial" w:eastAsia="Times New Roman" w:hAnsi="Arial" w:cs="Arial"/>
                  <w:color w:val="000000" w:themeColor="text1"/>
                  <w:sz w:val="24"/>
                  <w:szCs w:val="24"/>
                </w:rPr>
              </w:rPrChange>
            </w:rPr>
            <w:t>is  the</w:t>
          </w:r>
          <w:r w:rsidRPr="00E63107" w:rsidDel="0083653B">
            <w:rPr>
              <w:rFonts w:ascii="Arial" w:eastAsia="Times New Roman" w:hAnsi="Arial" w:cs="Arial"/>
              <w:b/>
              <w:color w:val="000000" w:themeColor="text1"/>
              <w:sz w:val="24"/>
              <w:szCs w:val="24"/>
              <w:rPrChange w:id="718" w:author="Aditya" w:date="2017-12-01T04:11:00Z">
                <w:rPr>
                  <w:rFonts w:ascii="Arial" w:eastAsia="Times New Roman" w:hAnsi="Arial" w:cs="Arial"/>
                  <w:color w:val="000000" w:themeColor="text1"/>
                  <w:sz w:val="24"/>
                  <w:szCs w:val="24"/>
                </w:rPr>
              </w:rPrChange>
            </w:rPr>
            <w:t xml:space="preserve"> literature review? How does your work relate to what has already been don</w:t>
          </w:r>
          <w:del w:id="719" w:author="Aditya" w:date="2017-11-29T21:25:00Z">
            <w:r w:rsidRPr="00E63107" w:rsidDel="0083653B">
              <w:rPr>
                <w:rFonts w:ascii="Arial" w:eastAsia="Times New Roman" w:hAnsi="Arial" w:cs="Arial"/>
                <w:b/>
                <w:color w:val="000000" w:themeColor="text1"/>
                <w:sz w:val="24"/>
                <w:szCs w:val="24"/>
                <w:rPrChange w:id="720" w:author="Aditya" w:date="2017-12-01T04:11:00Z">
                  <w:rPr>
                    <w:rFonts w:ascii="Arial" w:eastAsia="Times New Roman" w:hAnsi="Arial" w:cs="Arial"/>
                    <w:color w:val="000000" w:themeColor="text1"/>
                    <w:sz w:val="24"/>
                    <w:szCs w:val="24"/>
                  </w:rPr>
                </w:rPrChange>
              </w:rPr>
              <w:delText>e?</w:delText>
            </w:r>
          </w:del>
        </w:ins>
      </w:moveFrom>
    </w:p>
    <w:p w14:paraId="32C46BD1" w14:textId="7F5B624A" w:rsidR="008817AB" w:rsidRPr="00E63107" w:rsidRDefault="008817AB" w:rsidP="008817AB">
      <w:pPr>
        <w:spacing w:after="0" w:line="240" w:lineRule="auto"/>
        <w:jc w:val="both"/>
        <w:rPr>
          <w:ins w:id="721" w:author="Aditya" w:date="2017-11-29T23:40:00Z"/>
          <w:rFonts w:ascii="Arial" w:eastAsia="Times New Roman" w:hAnsi="Arial" w:cs="Arial"/>
          <w:b/>
          <w:sz w:val="24"/>
          <w:szCs w:val="24"/>
          <w:rPrChange w:id="722" w:author="Aditya" w:date="2017-12-01T04:11:00Z">
            <w:rPr>
              <w:ins w:id="723" w:author="Aditya" w:date="2017-11-29T23:40:00Z"/>
              <w:rFonts w:ascii="Times New Roman" w:eastAsia="Times New Roman" w:hAnsi="Times New Roman" w:cs="Times New Roman"/>
              <w:sz w:val="24"/>
              <w:szCs w:val="24"/>
            </w:rPr>
          </w:rPrChange>
        </w:rPr>
      </w:pPr>
      <w:ins w:id="724" w:author="Aditya" w:date="2017-11-29T23:40:00Z">
        <w:r w:rsidRPr="00E63107">
          <w:rPr>
            <w:rFonts w:ascii="Arial" w:eastAsia="Times New Roman" w:hAnsi="Arial" w:cs="Arial"/>
            <w:b/>
            <w:bCs/>
            <w:color w:val="262626"/>
            <w:sz w:val="24"/>
            <w:szCs w:val="24"/>
            <w:shd w:val="clear" w:color="auto" w:fill="FFFFFF"/>
            <w:rPrChange w:id="725" w:author="Aditya" w:date="2017-12-01T04:11:00Z">
              <w:rPr>
                <w:rFonts w:ascii="Times New Roman" w:eastAsia="Times New Roman" w:hAnsi="Times New Roman" w:cs="Times New Roman"/>
                <w:b/>
                <w:bCs/>
                <w:color w:val="262626"/>
                <w:sz w:val="24"/>
                <w:szCs w:val="24"/>
                <w:shd w:val="clear" w:color="auto" w:fill="FFFFFF"/>
              </w:rPr>
            </w:rPrChange>
          </w:rPr>
          <w:t>3</w:t>
        </w:r>
      </w:ins>
      <w:ins w:id="726" w:author="Aditya" w:date="2017-12-01T03:49:00Z">
        <w:r w:rsidR="006110FC" w:rsidRPr="00E63107">
          <w:rPr>
            <w:rFonts w:ascii="Arial" w:eastAsia="Times New Roman" w:hAnsi="Arial" w:cs="Arial"/>
            <w:b/>
            <w:bCs/>
            <w:color w:val="262626"/>
            <w:sz w:val="24"/>
            <w:szCs w:val="24"/>
            <w:shd w:val="clear" w:color="auto" w:fill="FFFFFF"/>
            <w:rPrChange w:id="727" w:author="Aditya" w:date="2017-12-01T04:11:00Z">
              <w:rPr>
                <w:rFonts w:ascii="Times New Roman" w:eastAsia="Times New Roman" w:hAnsi="Times New Roman" w:cs="Times New Roman"/>
                <w:b/>
                <w:bCs/>
                <w:color w:val="262626"/>
                <w:sz w:val="24"/>
                <w:szCs w:val="24"/>
                <w:shd w:val="clear" w:color="auto" w:fill="FFFFFF"/>
              </w:rPr>
            </w:rPrChange>
          </w:rPr>
          <w:tab/>
        </w:r>
      </w:ins>
      <w:ins w:id="728" w:author="Aditya" w:date="2017-11-29T23:40:00Z">
        <w:r w:rsidRPr="00E63107">
          <w:rPr>
            <w:rFonts w:ascii="Arial" w:eastAsia="Times New Roman" w:hAnsi="Arial" w:cs="Arial"/>
            <w:b/>
            <w:bCs/>
            <w:color w:val="262626"/>
            <w:sz w:val="24"/>
            <w:szCs w:val="24"/>
            <w:shd w:val="clear" w:color="auto" w:fill="FFFFFF"/>
            <w:rPrChange w:id="729" w:author="Aditya" w:date="2017-12-01T04:11:00Z">
              <w:rPr>
                <w:rFonts w:ascii="Times New Roman" w:eastAsia="Times New Roman" w:hAnsi="Times New Roman" w:cs="Times New Roman"/>
                <w:b/>
                <w:bCs/>
                <w:color w:val="262626"/>
                <w:sz w:val="24"/>
                <w:szCs w:val="24"/>
                <w:shd w:val="clear" w:color="auto" w:fill="FFFFFF"/>
              </w:rPr>
            </w:rPrChange>
          </w:rPr>
          <w:t xml:space="preserve"> Literature Review</w:t>
        </w:r>
      </w:ins>
    </w:p>
    <w:moveFromRangeEnd w:id="710"/>
    <w:p w14:paraId="304088A0" w14:textId="77777777" w:rsidR="008817AB" w:rsidRDefault="008817AB" w:rsidP="008817AB">
      <w:pPr>
        <w:spacing w:after="0" w:line="240" w:lineRule="auto"/>
        <w:jc w:val="both"/>
        <w:rPr>
          <w:ins w:id="730" w:author="Aditya" w:date="2017-11-29T23:40:00Z"/>
          <w:rFonts w:ascii="Arial" w:eastAsia="Times New Roman" w:hAnsi="Arial" w:cs="Arial"/>
          <w:color w:val="000000" w:themeColor="text1"/>
          <w:sz w:val="24"/>
          <w:szCs w:val="24"/>
        </w:rPr>
      </w:pPr>
    </w:p>
    <w:p w14:paraId="45E7E459" w14:textId="1091463F" w:rsidR="008817AB" w:rsidRPr="006110FC" w:rsidRDefault="008817AB">
      <w:pPr>
        <w:spacing w:after="0" w:line="360" w:lineRule="auto"/>
        <w:jc w:val="both"/>
        <w:rPr>
          <w:ins w:id="731" w:author="Aditya" w:date="2017-11-29T23:39:00Z"/>
          <w:rFonts w:ascii="Arial" w:eastAsia="Times New Roman" w:hAnsi="Arial" w:cs="Arial"/>
          <w:sz w:val="24"/>
          <w:szCs w:val="24"/>
          <w:shd w:val="clear" w:color="auto" w:fill="FFFFFF"/>
          <w:rPrChange w:id="732" w:author="Aditya" w:date="2017-12-01T03:48:00Z">
            <w:rPr>
              <w:ins w:id="733" w:author="Aditya" w:date="2017-11-29T23:39:00Z"/>
              <w:rFonts w:ascii="Times New Roman" w:eastAsia="Times New Roman" w:hAnsi="Times New Roman" w:cs="Times New Roman"/>
              <w:sz w:val="24"/>
              <w:szCs w:val="24"/>
              <w:shd w:val="clear" w:color="auto" w:fill="FFFFFF"/>
            </w:rPr>
          </w:rPrChange>
        </w:rPr>
        <w:pPrChange w:id="734" w:author="Aditya" w:date="2017-12-01T03:49:00Z">
          <w:pPr>
            <w:spacing w:after="0" w:line="240" w:lineRule="auto"/>
            <w:jc w:val="both"/>
          </w:pPr>
        </w:pPrChange>
      </w:pPr>
      <w:commentRangeStart w:id="735"/>
      <w:ins w:id="736" w:author="Aditya" w:date="2017-11-29T23:39:00Z">
        <w:r w:rsidRPr="006110FC">
          <w:rPr>
            <w:rFonts w:ascii="Arial" w:eastAsia="Times New Roman" w:hAnsi="Arial" w:cs="Arial"/>
            <w:sz w:val="24"/>
            <w:szCs w:val="24"/>
            <w:shd w:val="clear" w:color="auto" w:fill="FFFFFF"/>
            <w:rPrChange w:id="737" w:author="Aditya" w:date="2017-12-01T03:48:00Z">
              <w:rPr>
                <w:rFonts w:ascii="Times New Roman" w:eastAsia="Times New Roman" w:hAnsi="Times New Roman" w:cs="Times New Roman"/>
                <w:sz w:val="24"/>
                <w:szCs w:val="24"/>
                <w:shd w:val="clear" w:color="auto" w:fill="FFFFFF"/>
              </w:rPr>
            </w:rPrChange>
          </w:rPr>
          <w:t>The</w:t>
        </w:r>
      </w:ins>
      <w:commentRangeEnd w:id="735"/>
      <w:ins w:id="738" w:author="Aditya" w:date="2017-11-29T23:40:00Z">
        <w:r w:rsidRPr="006110FC">
          <w:rPr>
            <w:rStyle w:val="CommentReference"/>
            <w:rFonts w:ascii="Arial" w:hAnsi="Arial" w:cs="Arial"/>
            <w:sz w:val="24"/>
            <w:szCs w:val="24"/>
            <w:rPrChange w:id="739" w:author="Aditya" w:date="2017-12-01T03:48:00Z">
              <w:rPr>
                <w:rStyle w:val="CommentReference"/>
              </w:rPr>
            </w:rPrChange>
          </w:rPr>
          <w:commentReference w:id="735"/>
        </w:r>
      </w:ins>
      <w:ins w:id="740" w:author="Aditya" w:date="2017-11-29T23:39:00Z">
        <w:r w:rsidRPr="006110FC">
          <w:rPr>
            <w:rFonts w:ascii="Arial" w:eastAsia="Times New Roman" w:hAnsi="Arial" w:cs="Arial"/>
            <w:sz w:val="24"/>
            <w:szCs w:val="24"/>
            <w:shd w:val="clear" w:color="auto" w:fill="FFFFFF"/>
            <w:rPrChange w:id="741" w:author="Aditya" w:date="2017-12-01T03:48:00Z">
              <w:rPr>
                <w:rFonts w:ascii="Times New Roman" w:eastAsia="Times New Roman" w:hAnsi="Times New Roman" w:cs="Times New Roman"/>
                <w:sz w:val="24"/>
                <w:szCs w:val="24"/>
                <w:shd w:val="clear" w:color="auto" w:fill="FFFFFF"/>
              </w:rPr>
            </w:rPrChange>
          </w:rPr>
          <w:t xml:space="preserve"> earliest end user enterprise software applications were nothing but fossilized contraptions that were installed in a very primary environment like operating system, and some specific hardware for embedded systems. The developer’s duties were limited to build and test the software on the predefined infrastructure set up by the system administrator. There was no framework where the application developer could also setup his/her own required infrastructure and tweak it as the project progresses.</w:t>
        </w:r>
      </w:ins>
    </w:p>
    <w:p w14:paraId="6C300525" w14:textId="77777777" w:rsidR="008817AB" w:rsidRPr="006110FC" w:rsidRDefault="008817AB">
      <w:pPr>
        <w:spacing w:after="0" w:line="360" w:lineRule="auto"/>
        <w:jc w:val="both"/>
        <w:rPr>
          <w:ins w:id="742" w:author="Aditya" w:date="2017-11-29T23:39:00Z"/>
          <w:rFonts w:ascii="Arial" w:eastAsia="Times New Roman" w:hAnsi="Arial" w:cs="Arial"/>
          <w:sz w:val="24"/>
          <w:szCs w:val="24"/>
          <w:shd w:val="clear" w:color="auto" w:fill="FFFFFF"/>
          <w:rPrChange w:id="743" w:author="Aditya" w:date="2017-12-01T03:48:00Z">
            <w:rPr>
              <w:ins w:id="744" w:author="Aditya" w:date="2017-11-29T23:39:00Z"/>
              <w:rFonts w:ascii="Times New Roman" w:eastAsia="Times New Roman" w:hAnsi="Times New Roman" w:cs="Times New Roman"/>
              <w:sz w:val="24"/>
              <w:szCs w:val="24"/>
              <w:shd w:val="clear" w:color="auto" w:fill="FFFFFF"/>
            </w:rPr>
          </w:rPrChange>
        </w:rPr>
        <w:pPrChange w:id="745" w:author="Aditya" w:date="2017-12-01T03:49:00Z">
          <w:pPr>
            <w:spacing w:after="0" w:line="240" w:lineRule="auto"/>
            <w:jc w:val="both"/>
          </w:pPr>
        </w:pPrChange>
      </w:pPr>
    </w:p>
    <w:p w14:paraId="09423BFB" w14:textId="77777777" w:rsidR="008817AB" w:rsidRPr="006110FC" w:rsidRDefault="008817AB">
      <w:pPr>
        <w:spacing w:after="0" w:line="360" w:lineRule="auto"/>
        <w:jc w:val="both"/>
        <w:rPr>
          <w:ins w:id="746" w:author="Aditya" w:date="2017-11-29T23:39:00Z"/>
          <w:rFonts w:ascii="Arial" w:eastAsia="Times New Roman" w:hAnsi="Arial" w:cs="Arial"/>
          <w:sz w:val="24"/>
          <w:szCs w:val="24"/>
          <w:shd w:val="clear" w:color="auto" w:fill="FFFFFF"/>
          <w:rPrChange w:id="747" w:author="Aditya" w:date="2017-12-01T03:48:00Z">
            <w:rPr>
              <w:ins w:id="748" w:author="Aditya" w:date="2017-11-29T23:39:00Z"/>
              <w:rFonts w:ascii="Times New Roman" w:eastAsia="Times New Roman" w:hAnsi="Times New Roman" w:cs="Times New Roman"/>
              <w:sz w:val="24"/>
              <w:szCs w:val="24"/>
              <w:shd w:val="clear" w:color="auto" w:fill="FFFFFF"/>
            </w:rPr>
          </w:rPrChange>
        </w:rPr>
        <w:pPrChange w:id="749" w:author="Aditya" w:date="2017-12-01T03:49:00Z">
          <w:pPr>
            <w:spacing w:after="0" w:line="240" w:lineRule="auto"/>
            <w:jc w:val="both"/>
          </w:pPr>
        </w:pPrChange>
      </w:pPr>
      <w:ins w:id="750" w:author="Aditya" w:date="2017-11-29T23:39:00Z">
        <w:r w:rsidRPr="006110FC">
          <w:rPr>
            <w:rFonts w:ascii="Arial" w:eastAsia="Times New Roman" w:hAnsi="Arial" w:cs="Arial"/>
            <w:sz w:val="24"/>
            <w:szCs w:val="24"/>
            <w:shd w:val="clear" w:color="auto" w:fill="FFFFFF"/>
            <w:rPrChange w:id="751" w:author="Aditya" w:date="2017-12-01T03:48:00Z">
              <w:rPr>
                <w:rFonts w:ascii="Times New Roman" w:eastAsia="Times New Roman" w:hAnsi="Times New Roman" w:cs="Times New Roman"/>
                <w:sz w:val="24"/>
                <w:szCs w:val="24"/>
                <w:shd w:val="clear" w:color="auto" w:fill="FFFFFF"/>
              </w:rPr>
            </w:rPrChange>
          </w:rPr>
          <w:t xml:space="preserve"> In the “Iron age” of IT, only organizations with deep pockets were expected to set up large data centers. The lower cost of deploying middleware infrastructure on public cloud based solutions and virtualization has enabled anyone with a credit card to set up separate development, test, and production servers, a database management system, a storage subsystem, a computation cluster, monitoring, and disaster recovery in a week [2]. </w:t>
        </w:r>
      </w:ins>
    </w:p>
    <w:p w14:paraId="4D03B013" w14:textId="77777777" w:rsidR="008817AB" w:rsidRPr="006110FC" w:rsidRDefault="008817AB">
      <w:pPr>
        <w:spacing w:after="0" w:line="360" w:lineRule="auto"/>
        <w:jc w:val="both"/>
        <w:rPr>
          <w:ins w:id="752" w:author="Aditya" w:date="2017-11-29T23:39:00Z"/>
          <w:rFonts w:ascii="Arial" w:eastAsia="Times New Roman" w:hAnsi="Arial" w:cs="Arial"/>
          <w:sz w:val="24"/>
          <w:szCs w:val="24"/>
          <w:rPrChange w:id="753" w:author="Aditya" w:date="2017-12-01T03:48:00Z">
            <w:rPr>
              <w:ins w:id="754" w:author="Aditya" w:date="2017-11-29T23:39:00Z"/>
              <w:rFonts w:ascii="Times New Roman" w:eastAsia="Times New Roman" w:hAnsi="Times New Roman" w:cs="Times New Roman"/>
              <w:sz w:val="24"/>
              <w:szCs w:val="24"/>
            </w:rPr>
          </w:rPrChange>
        </w:rPr>
        <w:pPrChange w:id="755" w:author="Aditya" w:date="2017-12-01T03:49:00Z">
          <w:pPr>
            <w:spacing w:after="0" w:line="240" w:lineRule="auto"/>
            <w:jc w:val="both"/>
          </w:pPr>
        </w:pPrChange>
      </w:pPr>
    </w:p>
    <w:p w14:paraId="2186A2F8" w14:textId="77777777" w:rsidR="008817AB" w:rsidRPr="006110FC" w:rsidRDefault="008817AB">
      <w:pPr>
        <w:spacing w:after="0" w:line="360" w:lineRule="auto"/>
        <w:jc w:val="both"/>
        <w:rPr>
          <w:ins w:id="756" w:author="Aditya" w:date="2017-11-29T23:39:00Z"/>
          <w:rFonts w:ascii="Arial" w:eastAsia="Times New Roman" w:hAnsi="Arial" w:cs="Arial"/>
          <w:sz w:val="24"/>
          <w:szCs w:val="24"/>
          <w:rPrChange w:id="757" w:author="Aditya" w:date="2017-12-01T03:48:00Z">
            <w:rPr>
              <w:ins w:id="758" w:author="Aditya" w:date="2017-11-29T23:39:00Z"/>
              <w:rFonts w:ascii="Times New Roman" w:eastAsia="Times New Roman" w:hAnsi="Times New Roman" w:cs="Times New Roman"/>
              <w:sz w:val="24"/>
              <w:szCs w:val="24"/>
            </w:rPr>
          </w:rPrChange>
        </w:rPr>
        <w:pPrChange w:id="759" w:author="Aditya" w:date="2017-12-01T03:49:00Z">
          <w:pPr>
            <w:spacing w:after="0" w:line="240" w:lineRule="auto"/>
            <w:jc w:val="both"/>
          </w:pPr>
        </w:pPrChange>
      </w:pPr>
      <w:ins w:id="760" w:author="Aditya" w:date="2017-11-29T23:39:00Z">
        <w:r w:rsidRPr="006110FC">
          <w:rPr>
            <w:rFonts w:ascii="Arial" w:eastAsia="Times New Roman" w:hAnsi="Arial" w:cs="Arial"/>
            <w:sz w:val="24"/>
            <w:szCs w:val="24"/>
            <w:shd w:val="clear" w:color="auto" w:fill="FFFFFF"/>
            <w:rPrChange w:id="761" w:author="Aditya" w:date="2017-12-01T03:48:00Z">
              <w:rPr>
                <w:rFonts w:ascii="Times New Roman" w:eastAsia="Times New Roman" w:hAnsi="Times New Roman" w:cs="Times New Roman"/>
                <w:sz w:val="24"/>
                <w:szCs w:val="24"/>
                <w:shd w:val="clear" w:color="auto" w:fill="FFFFFF"/>
              </w:rPr>
            </w:rPrChange>
          </w:rPr>
          <w:t xml:space="preserve">Declaring IaC just as simple automation is unfair even though the concept behind IaC is deployment of scripts for middleware technologies to automate the manual processes. The main concept behind IaC is to get scripts that are free of errors, can be redeployed on multiple servers, can be rolled back in case of problems, and can be used by both operations and development teams. According to [1] the best practices of implementing IaC are 1) Deployment and configuration of infrastructure using source control 2) Apply various testing methodologies like unit testing, regression testing on the deployed </w:t>
        </w:r>
        <w:r w:rsidRPr="006110FC">
          <w:rPr>
            <w:rFonts w:ascii="Arial" w:eastAsia="Times New Roman" w:hAnsi="Arial" w:cs="Arial"/>
            <w:sz w:val="24"/>
            <w:szCs w:val="24"/>
            <w:shd w:val="clear" w:color="auto" w:fill="FFFFFF"/>
            <w:rPrChange w:id="762" w:author="Aditya" w:date="2017-12-01T03:48:00Z">
              <w:rPr>
                <w:rFonts w:ascii="Times New Roman" w:eastAsia="Times New Roman" w:hAnsi="Times New Roman" w:cs="Times New Roman"/>
                <w:sz w:val="24"/>
                <w:szCs w:val="24"/>
                <w:shd w:val="clear" w:color="auto" w:fill="FFFFFF"/>
              </w:rPr>
            </w:rPrChange>
          </w:rPr>
          <w:lastRenderedPageBreak/>
          <w:t>middleware or infrastructure 3) Usage of scripts as documentation 4) Close cooperation between developers and system administrators or operations team.</w:t>
        </w:r>
      </w:ins>
    </w:p>
    <w:p w14:paraId="4526C44F" w14:textId="77777777" w:rsidR="008817AB" w:rsidRPr="006110FC" w:rsidRDefault="008817AB">
      <w:pPr>
        <w:spacing w:after="0" w:line="360" w:lineRule="auto"/>
        <w:jc w:val="both"/>
        <w:rPr>
          <w:ins w:id="763" w:author="Aditya" w:date="2017-11-29T23:39:00Z"/>
          <w:rFonts w:ascii="Arial" w:eastAsia="Times New Roman" w:hAnsi="Arial" w:cs="Arial"/>
          <w:sz w:val="24"/>
          <w:szCs w:val="24"/>
          <w:rPrChange w:id="764" w:author="Aditya" w:date="2017-12-01T03:48:00Z">
            <w:rPr>
              <w:ins w:id="765" w:author="Aditya" w:date="2017-11-29T23:39:00Z"/>
              <w:rFonts w:ascii="Times New Roman" w:eastAsia="Times New Roman" w:hAnsi="Times New Roman" w:cs="Times New Roman"/>
              <w:sz w:val="24"/>
              <w:szCs w:val="24"/>
            </w:rPr>
          </w:rPrChange>
        </w:rPr>
        <w:pPrChange w:id="766" w:author="Aditya" w:date="2017-12-01T03:49:00Z">
          <w:pPr>
            <w:spacing w:after="0" w:line="240" w:lineRule="auto"/>
            <w:jc w:val="both"/>
          </w:pPr>
        </w:pPrChange>
      </w:pPr>
    </w:p>
    <w:p w14:paraId="01827946" w14:textId="18702CDE" w:rsidR="00A0062F" w:rsidRPr="006110FC" w:rsidRDefault="008817AB">
      <w:pPr>
        <w:spacing w:after="0" w:line="360" w:lineRule="auto"/>
        <w:jc w:val="both"/>
        <w:rPr>
          <w:ins w:id="767" w:author="Aditya" w:date="2017-11-30T01:10:00Z"/>
          <w:rFonts w:ascii="Arial" w:eastAsia="Times New Roman" w:hAnsi="Arial" w:cs="Arial"/>
          <w:sz w:val="24"/>
          <w:szCs w:val="24"/>
          <w:shd w:val="clear" w:color="auto" w:fill="FFFFFF"/>
          <w:rPrChange w:id="768" w:author="Aditya" w:date="2017-12-01T03:50:00Z">
            <w:rPr>
              <w:ins w:id="769" w:author="Aditya" w:date="2017-11-30T01:10:00Z"/>
              <w:rFonts w:ascii="Times New Roman" w:eastAsia="Times New Roman" w:hAnsi="Times New Roman" w:cs="Times New Roman"/>
              <w:sz w:val="24"/>
              <w:szCs w:val="24"/>
            </w:rPr>
          </w:rPrChange>
        </w:rPr>
        <w:pPrChange w:id="770" w:author="Aditya" w:date="2017-12-01T03:50:00Z">
          <w:pPr>
            <w:spacing w:after="0" w:line="240" w:lineRule="auto"/>
            <w:jc w:val="both"/>
          </w:pPr>
        </w:pPrChange>
      </w:pPr>
      <w:ins w:id="771" w:author="Aditya" w:date="2017-11-29T23:39:00Z">
        <w:r w:rsidRPr="006110FC">
          <w:rPr>
            <w:rFonts w:ascii="Arial" w:eastAsia="Times New Roman" w:hAnsi="Arial" w:cs="Arial"/>
            <w:sz w:val="24"/>
            <w:szCs w:val="24"/>
            <w:shd w:val="clear" w:color="auto" w:fill="FFFFFF"/>
            <w:rPrChange w:id="772" w:author="Aditya" w:date="2017-12-01T03:48:00Z">
              <w:rPr>
                <w:rFonts w:ascii="Times New Roman" w:eastAsia="Times New Roman" w:hAnsi="Times New Roman" w:cs="Times New Roman"/>
                <w:sz w:val="24"/>
                <w:szCs w:val="24"/>
                <w:shd w:val="clear" w:color="auto" w:fill="FFFFFF"/>
              </w:rPr>
            </w:rPrChange>
          </w:rPr>
          <w:t xml:space="preserve">Deployment of web applications on public service clouds with maximum optimization requires extensive evaluations of many metrics like costs of deploying, completion of various cloud configurations which tends to be a cumbersome and error prone processes and return on investments (ROI) [2] describes a methodology Cloud Workbench which is substantial implementation of public cloud services. The system defined is based on the notion of </w:t>
        </w:r>
        <w:r w:rsidRPr="006110FC">
          <w:rPr>
            <w:rFonts w:ascii="Arial" w:eastAsia="Times New Roman" w:hAnsi="Arial" w:cs="Arial"/>
            <w:color w:val="000000" w:themeColor="text1"/>
            <w:sz w:val="24"/>
            <w:szCs w:val="24"/>
            <w:shd w:val="clear" w:color="auto" w:fill="FFFFFF"/>
            <w:rPrChange w:id="773" w:author="Aditya" w:date="2017-12-01T03:48:00Z">
              <w:rPr>
                <w:rFonts w:ascii="Times New Roman" w:eastAsia="Times New Roman" w:hAnsi="Times New Roman" w:cs="Times New Roman"/>
                <w:color w:val="000000" w:themeColor="text1"/>
                <w:sz w:val="24"/>
                <w:szCs w:val="24"/>
                <w:shd w:val="clear" w:color="auto" w:fill="FFFFFF"/>
              </w:rPr>
            </w:rPrChange>
          </w:rPr>
          <w:t>Infrastructure</w:t>
        </w:r>
        <w:r w:rsidRPr="006110FC">
          <w:rPr>
            <w:rFonts w:ascii="Arial" w:eastAsia="Times New Roman" w:hAnsi="Arial" w:cs="Arial"/>
            <w:sz w:val="24"/>
            <w:szCs w:val="24"/>
            <w:shd w:val="clear" w:color="auto" w:fill="FFFFFF"/>
            <w:rPrChange w:id="774" w:author="Aditya" w:date="2017-12-01T03:48:00Z">
              <w:rPr>
                <w:rFonts w:ascii="Times New Roman" w:eastAsia="Times New Roman" w:hAnsi="Times New Roman" w:cs="Times New Roman"/>
                <w:sz w:val="24"/>
                <w:szCs w:val="24"/>
                <w:shd w:val="clear" w:color="auto" w:fill="FFFFFF"/>
              </w:rPr>
            </w:rPrChange>
          </w:rPr>
          <w:t>-as-Code, which is a state of the art concept to define IT infrastructure in a programmable manner which is reproducible, well-defined, and testable way.</w:t>
        </w:r>
      </w:ins>
    </w:p>
    <w:p w14:paraId="339EF805" w14:textId="77777777" w:rsidR="00A0062F" w:rsidRPr="000322E7" w:rsidRDefault="00A0062F" w:rsidP="008817AB">
      <w:pPr>
        <w:spacing w:after="0" w:line="240" w:lineRule="auto"/>
        <w:jc w:val="both"/>
        <w:rPr>
          <w:ins w:id="775" w:author="Aditya" w:date="2017-11-29T23:39:00Z"/>
          <w:rFonts w:ascii="Times New Roman" w:eastAsia="Times New Roman" w:hAnsi="Times New Roman" w:cs="Times New Roman"/>
          <w:sz w:val="24"/>
          <w:szCs w:val="24"/>
        </w:rPr>
      </w:pPr>
    </w:p>
    <w:p w14:paraId="260FE742" w14:textId="77777777" w:rsidR="005B1CEE" w:rsidDel="0083653B" w:rsidRDefault="005B1CEE" w:rsidP="004D469C">
      <w:pPr>
        <w:spacing w:line="360" w:lineRule="auto"/>
        <w:jc w:val="both"/>
        <w:rPr>
          <w:ins w:id="776" w:author="Brian Tomaszewski" w:date="2017-11-29T14:05:00Z"/>
          <w:del w:id="777" w:author="Aditya" w:date="2017-11-29T21:25:00Z"/>
          <w:rFonts w:ascii="Arial" w:eastAsia="Times New Roman" w:hAnsi="Arial" w:cs="Arial"/>
          <w:color w:val="000000" w:themeColor="text1"/>
          <w:sz w:val="24"/>
          <w:szCs w:val="24"/>
        </w:rPr>
      </w:pPr>
    </w:p>
    <w:p w14:paraId="2F9A9F88" w14:textId="77777777" w:rsidR="0083653B" w:rsidDel="0083653B" w:rsidRDefault="0083653B" w:rsidP="004D469C">
      <w:pPr>
        <w:spacing w:line="360" w:lineRule="auto"/>
        <w:jc w:val="both"/>
        <w:rPr>
          <w:ins w:id="778" w:author="Brian Tomaszewski" w:date="2017-11-29T14:05:00Z"/>
          <w:del w:id="779" w:author="Aditya" w:date="2017-11-29T21:25:00Z"/>
          <w:rFonts w:ascii="Arial" w:eastAsia="Times New Roman" w:hAnsi="Arial" w:cs="Arial"/>
          <w:color w:val="000000" w:themeColor="text1"/>
          <w:sz w:val="24"/>
          <w:szCs w:val="24"/>
        </w:rPr>
      </w:pPr>
    </w:p>
    <w:p w14:paraId="4853D053" w14:textId="77777777" w:rsidR="005B1CEE" w:rsidRPr="009432B9" w:rsidDel="0083653B" w:rsidRDefault="005B1CEE" w:rsidP="004D469C">
      <w:pPr>
        <w:spacing w:line="360" w:lineRule="auto"/>
        <w:jc w:val="both"/>
        <w:rPr>
          <w:del w:id="780" w:author="Aditya" w:date="2017-11-29T21:25:00Z"/>
          <w:rFonts w:ascii="Arial" w:eastAsia="Times New Roman" w:hAnsi="Arial" w:cs="Arial"/>
          <w:color w:val="000000" w:themeColor="text1"/>
          <w:sz w:val="24"/>
          <w:szCs w:val="24"/>
        </w:rPr>
      </w:pPr>
    </w:p>
    <w:p w14:paraId="6875C5E8" w14:textId="362C1FAF" w:rsidR="00C50400" w:rsidRPr="009432B9" w:rsidRDefault="009432B9" w:rsidP="004D469C">
      <w:pPr>
        <w:spacing w:line="360" w:lineRule="auto"/>
        <w:jc w:val="both"/>
        <w:rPr>
          <w:rFonts w:ascii="Arial" w:eastAsia="Times New Roman" w:hAnsi="Arial" w:cs="Arial"/>
          <w:b/>
          <w:color w:val="000000" w:themeColor="text1"/>
          <w:sz w:val="24"/>
          <w:szCs w:val="24"/>
        </w:rPr>
      </w:pPr>
      <w:bookmarkStart w:id="781" w:name="_3rdcrjn" w:colFirst="0" w:colLast="0"/>
      <w:bookmarkEnd w:id="781"/>
      <w:del w:id="782" w:author="Aditya" w:date="2017-12-01T03:50:00Z">
        <w:r w:rsidRPr="009432B9" w:rsidDel="006110FC">
          <w:rPr>
            <w:rFonts w:ascii="Arial" w:eastAsia="Times New Roman" w:hAnsi="Arial" w:cs="Arial"/>
            <w:b/>
            <w:color w:val="000000" w:themeColor="text1"/>
            <w:sz w:val="24"/>
            <w:szCs w:val="24"/>
          </w:rPr>
          <w:delText>3</w:delText>
        </w:r>
      </w:del>
      <w:ins w:id="783" w:author="Aditya" w:date="2017-12-01T03:50:00Z">
        <w:r w:rsidR="006110FC">
          <w:rPr>
            <w:rFonts w:ascii="Arial" w:eastAsia="Times New Roman" w:hAnsi="Arial" w:cs="Arial"/>
            <w:b/>
            <w:color w:val="000000" w:themeColor="text1"/>
            <w:sz w:val="24"/>
            <w:szCs w:val="24"/>
          </w:rPr>
          <w:t>4</w:t>
        </w:r>
      </w:ins>
      <w:r w:rsidRPr="009432B9">
        <w:rPr>
          <w:rFonts w:ascii="Arial" w:eastAsia="Times New Roman" w:hAnsi="Arial" w:cs="Arial"/>
          <w:b/>
          <w:color w:val="000000" w:themeColor="text1"/>
          <w:sz w:val="24"/>
          <w:szCs w:val="24"/>
        </w:rPr>
        <w:tab/>
      </w:r>
      <w:r w:rsidR="007C32DA" w:rsidRPr="009432B9">
        <w:rPr>
          <w:rFonts w:ascii="Arial" w:eastAsia="Times New Roman" w:hAnsi="Arial" w:cs="Arial"/>
          <w:b/>
          <w:color w:val="000000" w:themeColor="text1"/>
          <w:sz w:val="24"/>
          <w:szCs w:val="24"/>
        </w:rPr>
        <w:t>Methods</w:t>
      </w:r>
    </w:p>
    <w:p w14:paraId="09363C16" w14:textId="35575186" w:rsidR="00C50400" w:rsidRPr="009432B9" w:rsidRDefault="006110FC" w:rsidP="004D469C">
      <w:pPr>
        <w:spacing w:line="360" w:lineRule="auto"/>
        <w:jc w:val="both"/>
        <w:rPr>
          <w:rFonts w:ascii="Arial" w:eastAsia="Times New Roman" w:hAnsi="Arial" w:cs="Arial"/>
          <w:b/>
          <w:color w:val="000000" w:themeColor="text1"/>
          <w:sz w:val="24"/>
          <w:szCs w:val="24"/>
        </w:rPr>
      </w:pPr>
      <w:bookmarkStart w:id="784" w:name="_gy6vh4nzxdes" w:colFirst="0" w:colLast="0"/>
      <w:bookmarkEnd w:id="784"/>
      <w:ins w:id="785" w:author="Aditya" w:date="2017-12-01T03:58:00Z">
        <w:r>
          <w:rPr>
            <w:rFonts w:ascii="Arial" w:eastAsia="Times New Roman" w:hAnsi="Arial" w:cs="Arial"/>
            <w:b/>
            <w:color w:val="000000" w:themeColor="text1"/>
            <w:sz w:val="24"/>
            <w:szCs w:val="24"/>
          </w:rPr>
          <w:t>4</w:t>
        </w:r>
      </w:ins>
      <w:del w:id="786" w:author="Aditya" w:date="2017-12-01T03:58:00Z">
        <w:r w:rsidR="009432B9" w:rsidRPr="009432B9" w:rsidDel="006110FC">
          <w:rPr>
            <w:rFonts w:ascii="Arial" w:eastAsia="Times New Roman" w:hAnsi="Arial" w:cs="Arial"/>
            <w:b/>
            <w:color w:val="000000" w:themeColor="text1"/>
            <w:sz w:val="24"/>
            <w:szCs w:val="24"/>
          </w:rPr>
          <w:delText>3</w:delText>
        </w:r>
      </w:del>
      <w:r w:rsidR="009432B9" w:rsidRPr="009432B9">
        <w:rPr>
          <w:rFonts w:ascii="Arial" w:eastAsia="Times New Roman" w:hAnsi="Arial" w:cs="Arial"/>
          <w:b/>
          <w:color w:val="000000" w:themeColor="text1"/>
          <w:sz w:val="24"/>
          <w:szCs w:val="24"/>
        </w:rPr>
        <w:t>.1</w:t>
      </w:r>
      <w:r w:rsidR="009432B9" w:rsidRPr="009432B9">
        <w:rPr>
          <w:rFonts w:ascii="Arial" w:eastAsia="Times New Roman" w:hAnsi="Arial" w:cs="Arial"/>
          <w:b/>
          <w:color w:val="000000" w:themeColor="text1"/>
          <w:sz w:val="24"/>
          <w:szCs w:val="24"/>
        </w:rPr>
        <w:tab/>
      </w:r>
      <w:r w:rsidR="007C32DA" w:rsidRPr="009432B9">
        <w:rPr>
          <w:rFonts w:ascii="Arial" w:eastAsia="Times New Roman" w:hAnsi="Arial" w:cs="Arial"/>
          <w:b/>
          <w:color w:val="000000" w:themeColor="text1"/>
          <w:sz w:val="24"/>
          <w:szCs w:val="24"/>
        </w:rPr>
        <w:t>Development Scenario</w:t>
      </w:r>
    </w:p>
    <w:p w14:paraId="4D0300A5" w14:textId="44E3E733" w:rsidR="004F6732" w:rsidRPr="009379A2" w:rsidRDefault="004F6732" w:rsidP="004F6732">
      <w:pPr>
        <w:spacing w:line="360" w:lineRule="auto"/>
        <w:jc w:val="both"/>
        <w:rPr>
          <w:ins w:id="787" w:author="Aditya" w:date="2017-11-30T01:33:00Z"/>
          <w:rFonts w:ascii="Arial" w:eastAsia="Times New Roman" w:hAnsi="Arial" w:cs="Arial"/>
          <w:color w:val="000000" w:themeColor="text1"/>
          <w:sz w:val="24"/>
          <w:szCs w:val="24"/>
        </w:rPr>
      </w:pPr>
      <w:bookmarkStart w:id="788" w:name="_qxbxlwahz2i" w:colFirst="0" w:colLast="0"/>
      <w:bookmarkStart w:id="789" w:name="_Hlk499762353"/>
      <w:bookmarkEnd w:id="788"/>
      <w:ins w:id="790" w:author="Aditya" w:date="2017-11-30T01:33:00Z">
        <w:r w:rsidRPr="009379A2">
          <w:rPr>
            <w:rFonts w:ascii="Arial" w:eastAsia="Times New Roman" w:hAnsi="Arial" w:cs="Arial"/>
            <w:color w:val="000000" w:themeColor="text1"/>
            <w:sz w:val="24"/>
            <w:szCs w:val="24"/>
          </w:rPr>
          <w:t xml:space="preserve">To implement Infrastructure as Code using DevOps methodology over Amazon Web Services. I have stimulated a development scenario where 2 developers have iteratively developed the Terraform and Ansible scripts to spin up the desired Infrastructure needed to successfully host the WordPress Website over AWS. The 2 developers are </w:t>
        </w:r>
      </w:ins>
      <w:ins w:id="791" w:author="Aditya" w:date="2017-12-01T04:13:00Z">
        <w:r w:rsidR="00E63107">
          <w:rPr>
            <w:rFonts w:ascii="Arial" w:eastAsia="Times New Roman" w:hAnsi="Arial" w:cs="Arial"/>
            <w:color w:val="000000" w:themeColor="text1"/>
            <w:sz w:val="24"/>
            <w:szCs w:val="24"/>
          </w:rPr>
          <w:t>depicted</w:t>
        </w:r>
        <w:r w:rsidR="00E63107" w:rsidRPr="009379A2">
          <w:rPr>
            <w:rFonts w:ascii="Arial" w:eastAsia="Times New Roman" w:hAnsi="Arial" w:cs="Arial"/>
            <w:color w:val="000000" w:themeColor="text1"/>
            <w:sz w:val="24"/>
            <w:szCs w:val="24"/>
          </w:rPr>
          <w:t xml:space="preserve"> as</w:t>
        </w:r>
      </w:ins>
      <w:ins w:id="792" w:author="Aditya" w:date="2017-11-30T01:33:00Z">
        <w:r w:rsidRPr="009379A2">
          <w:rPr>
            <w:rFonts w:ascii="Arial" w:eastAsia="Times New Roman" w:hAnsi="Arial" w:cs="Arial"/>
            <w:color w:val="000000" w:themeColor="text1"/>
            <w:sz w:val="24"/>
            <w:szCs w:val="24"/>
          </w:rPr>
          <w:t xml:space="preserve"> 2 different Linux machines both hosted on Oracle’s Virtual Box.</w:t>
        </w:r>
      </w:ins>
    </w:p>
    <w:p w14:paraId="073CA757" w14:textId="7586C6F4" w:rsidR="004F6732" w:rsidRPr="009379A2" w:rsidRDefault="004F6732" w:rsidP="004F6732">
      <w:pPr>
        <w:spacing w:line="360" w:lineRule="auto"/>
        <w:jc w:val="both"/>
        <w:rPr>
          <w:ins w:id="793" w:author="Aditya" w:date="2017-11-30T01:33:00Z"/>
          <w:rFonts w:ascii="Arial" w:eastAsia="Times New Roman" w:hAnsi="Arial" w:cs="Arial"/>
          <w:color w:val="000000" w:themeColor="text1"/>
          <w:sz w:val="24"/>
          <w:szCs w:val="24"/>
        </w:rPr>
      </w:pPr>
      <w:ins w:id="794" w:author="Aditya" w:date="2017-11-30T01:33:00Z">
        <w:r w:rsidRPr="009379A2">
          <w:rPr>
            <w:rFonts w:ascii="Arial" w:eastAsia="Times New Roman" w:hAnsi="Arial" w:cs="Arial"/>
            <w:color w:val="000000" w:themeColor="text1"/>
            <w:sz w:val="24"/>
            <w:szCs w:val="24"/>
          </w:rPr>
          <w:t xml:space="preserve">In this project, I have demonstrated the whole process of successfully deploying and configuring the resources for hosting the WordPress Website over Amazon cloud in an agile development process. This is achieved by adopting Continuous Integration and </w:t>
        </w:r>
        <w:r w:rsidRPr="009379A2">
          <w:rPr>
            <w:rFonts w:ascii="Arial" w:eastAsia="Times New Roman" w:hAnsi="Arial" w:cs="Arial"/>
            <w:color w:val="000000" w:themeColor="text1"/>
            <w:sz w:val="24"/>
            <w:szCs w:val="24"/>
          </w:rPr>
          <w:lastRenderedPageBreak/>
          <w:t>Deplo</w:t>
        </w:r>
      </w:ins>
      <w:ins w:id="795" w:author="Aditya" w:date="2017-11-30T01:44:00Z">
        <w:r w:rsidR="00566E5A">
          <w:rPr>
            <w:rFonts w:ascii="Arial" w:eastAsia="Times New Roman" w:hAnsi="Arial" w:cs="Arial"/>
            <w:color w:val="000000" w:themeColor="text1"/>
            <w:sz w:val="24"/>
            <w:szCs w:val="24"/>
          </w:rPr>
          <w:t>yment</w:t>
        </w:r>
      </w:ins>
      <w:ins w:id="796" w:author="Aditya" w:date="2017-11-30T01:49:00Z">
        <w:r w:rsidR="00566E5A">
          <w:rPr>
            <w:rStyle w:val="FootnoteReference"/>
            <w:rFonts w:ascii="Arial" w:eastAsia="Times New Roman" w:hAnsi="Arial" w:cs="Arial"/>
            <w:color w:val="000000" w:themeColor="text1"/>
            <w:sz w:val="24"/>
            <w:szCs w:val="24"/>
          </w:rPr>
          <w:footnoteReference w:id="5"/>
        </w:r>
      </w:ins>
      <w:ins w:id="801" w:author="Aditya" w:date="2017-11-30T01:33:00Z">
        <w:r w:rsidRPr="009379A2">
          <w:rPr>
            <w:rFonts w:ascii="Arial" w:eastAsia="Times New Roman" w:hAnsi="Arial" w:cs="Arial"/>
            <w:color w:val="000000" w:themeColor="text1"/>
            <w:sz w:val="24"/>
            <w:szCs w:val="24"/>
          </w:rPr>
          <w:t>, where these 2 developers have shared their latest Terraform and Ansible Scripts over GIT hub and uses Jenkins</w:t>
        </w:r>
      </w:ins>
      <w:ins w:id="802" w:author="Aditya" w:date="2017-12-01T04:14:00Z">
        <w:r w:rsidR="00E63107">
          <w:rPr>
            <w:rStyle w:val="FootnoteReference"/>
            <w:rFonts w:ascii="Arial" w:eastAsia="Times New Roman" w:hAnsi="Arial" w:cs="Arial"/>
            <w:color w:val="000000" w:themeColor="text1"/>
            <w:sz w:val="24"/>
            <w:szCs w:val="24"/>
          </w:rPr>
          <w:footnoteReference w:id="6"/>
        </w:r>
      </w:ins>
      <w:ins w:id="805" w:author="Aditya" w:date="2017-11-30T01:33:00Z">
        <w:r w:rsidRPr="009379A2">
          <w:rPr>
            <w:rFonts w:ascii="Arial" w:eastAsia="Times New Roman" w:hAnsi="Arial" w:cs="Arial"/>
            <w:color w:val="000000" w:themeColor="text1"/>
            <w:sz w:val="24"/>
            <w:szCs w:val="24"/>
          </w:rPr>
          <w:t>, to fetch the latest set of scripts from GIT hub.</w:t>
        </w:r>
      </w:ins>
    </w:p>
    <w:p w14:paraId="3CEC6F93" w14:textId="68985C75" w:rsidR="004F6732" w:rsidRDefault="004F6732" w:rsidP="004F6732">
      <w:pPr>
        <w:spacing w:line="360" w:lineRule="auto"/>
        <w:jc w:val="both"/>
        <w:rPr>
          <w:ins w:id="806" w:author="Aditya" w:date="2017-11-30T01:33:00Z"/>
          <w:rFonts w:ascii="Arial" w:eastAsia="Times New Roman" w:hAnsi="Arial" w:cs="Arial"/>
          <w:color w:val="000000" w:themeColor="text1"/>
          <w:sz w:val="24"/>
          <w:szCs w:val="24"/>
        </w:rPr>
      </w:pPr>
      <w:ins w:id="807" w:author="Aditya" w:date="2017-11-30T01:33:00Z">
        <w:r w:rsidRPr="009379A2">
          <w:rPr>
            <w:rFonts w:ascii="Arial" w:eastAsia="Times New Roman" w:hAnsi="Arial" w:cs="Arial"/>
            <w:color w:val="000000" w:themeColor="text1"/>
            <w:sz w:val="24"/>
            <w:szCs w:val="24"/>
          </w:rPr>
          <w:t>The 1</w:t>
        </w:r>
        <w:r w:rsidRPr="009379A2">
          <w:rPr>
            <w:rFonts w:ascii="Arial" w:eastAsia="Times New Roman" w:hAnsi="Arial" w:cs="Arial"/>
            <w:color w:val="000000" w:themeColor="text1"/>
            <w:sz w:val="24"/>
            <w:szCs w:val="24"/>
            <w:vertAlign w:val="superscript"/>
          </w:rPr>
          <w:t>st</w:t>
        </w:r>
        <w:r w:rsidRPr="009379A2">
          <w:rPr>
            <w:rFonts w:ascii="Arial" w:eastAsia="Times New Roman" w:hAnsi="Arial" w:cs="Arial"/>
            <w:color w:val="000000" w:themeColor="text1"/>
            <w:sz w:val="24"/>
            <w:szCs w:val="24"/>
          </w:rPr>
          <w:t xml:space="preserve"> developer has developed initial Terraform Script</w:t>
        </w:r>
        <w:r>
          <w:rPr>
            <w:rFonts w:ascii="Arial" w:eastAsia="Times New Roman" w:hAnsi="Arial" w:cs="Arial"/>
            <w:color w:val="000000" w:themeColor="text1"/>
            <w:sz w:val="24"/>
            <w:szCs w:val="24"/>
          </w:rPr>
          <w:t xml:space="preserve"> (</w:t>
        </w:r>
        <w:r w:rsidRPr="006110FC">
          <w:rPr>
            <w:rFonts w:ascii="Arial" w:eastAsia="Times New Roman" w:hAnsi="Arial" w:cs="Arial"/>
            <w:color w:val="000000" w:themeColor="text1"/>
            <w:sz w:val="24"/>
            <w:szCs w:val="24"/>
            <w:rPrChange w:id="808" w:author="Aditya" w:date="2017-12-01T03:55:00Z">
              <w:rPr>
                <w:rFonts w:ascii="Arial" w:eastAsia="Times New Roman" w:hAnsi="Arial" w:cs="Arial"/>
                <w:color w:val="000000" w:themeColor="text1"/>
                <w:sz w:val="16"/>
                <w:szCs w:val="16"/>
              </w:rPr>
            </w:rPrChange>
          </w:rPr>
          <w:t>see Appendix C</w:t>
        </w:r>
        <w:r>
          <w:rPr>
            <w:rFonts w:ascii="Arial" w:eastAsia="Times New Roman" w:hAnsi="Arial" w:cs="Arial"/>
            <w:color w:val="000000" w:themeColor="text1"/>
            <w:sz w:val="24"/>
            <w:szCs w:val="24"/>
          </w:rPr>
          <w:t>)</w:t>
        </w:r>
        <w:r w:rsidRPr="009379A2">
          <w:rPr>
            <w:rFonts w:ascii="Arial" w:eastAsia="Times New Roman" w:hAnsi="Arial" w:cs="Arial"/>
            <w:color w:val="000000" w:themeColor="text1"/>
            <w:sz w:val="24"/>
            <w:szCs w:val="24"/>
          </w:rPr>
          <w:t xml:space="preserve"> to spin up the infrastructure over AWS based upon the initial set of project requirements which are starting an EC2 instance of type Ubuntu, a Virtual Private Cloud (VPC), an open internet gateway and to execute a remote provision</w:t>
        </w:r>
      </w:ins>
      <w:ins w:id="809" w:author="Aditya" w:date="2017-12-01T04:18:00Z">
        <w:r w:rsidR="0040778D">
          <w:rPr>
            <w:rFonts w:ascii="Arial" w:eastAsia="Times New Roman" w:hAnsi="Arial" w:cs="Arial"/>
            <w:color w:val="000000" w:themeColor="text1"/>
            <w:sz w:val="24"/>
            <w:szCs w:val="24"/>
          </w:rPr>
          <w:t>er</w:t>
        </w:r>
      </w:ins>
      <w:ins w:id="810" w:author="Aditya" w:date="2017-11-30T01:33:00Z">
        <w:r w:rsidRPr="009379A2">
          <w:rPr>
            <w:rFonts w:ascii="Arial" w:eastAsia="Times New Roman" w:hAnsi="Arial" w:cs="Arial"/>
            <w:color w:val="000000" w:themeColor="text1"/>
            <w:sz w:val="24"/>
            <w:szCs w:val="24"/>
          </w:rPr>
          <w:t xml:space="preserve"> on the EC2 instance to install Nginx server on </w:t>
        </w:r>
      </w:ins>
      <w:ins w:id="811" w:author="Aditya" w:date="2017-12-01T04:18:00Z">
        <w:r w:rsidR="0040778D">
          <w:rPr>
            <w:rFonts w:ascii="Arial" w:eastAsia="Times New Roman" w:hAnsi="Arial" w:cs="Arial"/>
            <w:color w:val="000000" w:themeColor="text1"/>
            <w:sz w:val="24"/>
            <w:szCs w:val="24"/>
          </w:rPr>
          <w:t>it as shown in the code snippet below.</w:t>
        </w:r>
      </w:ins>
    </w:p>
    <w:p w14:paraId="5581325E" w14:textId="77777777" w:rsidR="004F6732" w:rsidRPr="004F6732" w:rsidRDefault="004F6732">
      <w:pPr>
        <w:spacing w:line="240" w:lineRule="auto"/>
        <w:jc w:val="both"/>
        <w:rPr>
          <w:ins w:id="812" w:author="Aditya" w:date="2017-11-30T01:33:00Z"/>
          <w:rFonts w:ascii="Arial" w:eastAsia="Times New Roman" w:hAnsi="Arial" w:cs="Arial"/>
          <w:b/>
          <w:i/>
          <w:color w:val="000000" w:themeColor="text1"/>
          <w:sz w:val="16"/>
          <w:szCs w:val="16"/>
          <w:rPrChange w:id="813" w:author="Aditya" w:date="2017-11-30T01:33:00Z">
            <w:rPr>
              <w:ins w:id="814" w:author="Aditya" w:date="2017-11-30T01:33:00Z"/>
              <w:rFonts w:ascii="Arial" w:eastAsia="Times New Roman" w:hAnsi="Arial" w:cs="Arial"/>
              <w:i/>
              <w:color w:val="000000" w:themeColor="text1"/>
              <w:sz w:val="16"/>
              <w:szCs w:val="16"/>
            </w:rPr>
          </w:rPrChange>
        </w:rPr>
        <w:pPrChange w:id="815" w:author="Aditya" w:date="2017-12-01T04:17:00Z">
          <w:pPr>
            <w:spacing w:line="360" w:lineRule="auto"/>
            <w:jc w:val="both"/>
          </w:pPr>
        </w:pPrChange>
      </w:pPr>
      <w:ins w:id="816" w:author="Aditya" w:date="2017-11-30T01:33:00Z">
        <w:r w:rsidRPr="004F6732">
          <w:rPr>
            <w:rFonts w:ascii="Arial" w:eastAsia="Times New Roman" w:hAnsi="Arial" w:cs="Arial"/>
            <w:b/>
            <w:i/>
            <w:color w:val="000000" w:themeColor="text1"/>
            <w:sz w:val="16"/>
            <w:szCs w:val="16"/>
            <w:rPrChange w:id="817" w:author="Aditya" w:date="2017-11-30T01:33:00Z">
              <w:rPr>
                <w:rFonts w:ascii="Arial" w:eastAsia="Times New Roman" w:hAnsi="Arial" w:cs="Arial"/>
                <w:i/>
                <w:color w:val="000000" w:themeColor="text1"/>
                <w:sz w:val="16"/>
                <w:szCs w:val="16"/>
              </w:rPr>
            </w:rPrChange>
          </w:rPr>
          <w:t>resource "aws_instance" "web" {</w:t>
        </w:r>
      </w:ins>
    </w:p>
    <w:p w14:paraId="5876236D" w14:textId="77777777" w:rsidR="004F6732" w:rsidRPr="004F6732" w:rsidRDefault="004F6732">
      <w:pPr>
        <w:spacing w:line="240" w:lineRule="auto"/>
        <w:jc w:val="both"/>
        <w:rPr>
          <w:ins w:id="818" w:author="Aditya" w:date="2017-11-30T01:33:00Z"/>
          <w:rFonts w:ascii="Arial" w:eastAsia="Times New Roman" w:hAnsi="Arial" w:cs="Arial"/>
          <w:b/>
          <w:i/>
          <w:color w:val="000000" w:themeColor="text1"/>
          <w:sz w:val="16"/>
          <w:szCs w:val="16"/>
          <w:rPrChange w:id="819" w:author="Aditya" w:date="2017-11-30T01:33:00Z">
            <w:rPr>
              <w:ins w:id="820" w:author="Aditya" w:date="2017-11-30T01:33:00Z"/>
              <w:rFonts w:ascii="Arial" w:eastAsia="Times New Roman" w:hAnsi="Arial" w:cs="Arial"/>
              <w:i/>
              <w:color w:val="000000" w:themeColor="text1"/>
              <w:sz w:val="16"/>
              <w:szCs w:val="16"/>
            </w:rPr>
          </w:rPrChange>
        </w:rPr>
        <w:pPrChange w:id="821" w:author="Aditya" w:date="2017-12-01T04:17:00Z">
          <w:pPr>
            <w:spacing w:line="360" w:lineRule="auto"/>
            <w:jc w:val="both"/>
          </w:pPr>
        </w:pPrChange>
      </w:pPr>
      <w:ins w:id="822" w:author="Aditya" w:date="2017-11-30T01:33:00Z">
        <w:r w:rsidRPr="004F6732">
          <w:rPr>
            <w:rFonts w:ascii="Arial" w:eastAsia="Times New Roman" w:hAnsi="Arial" w:cs="Arial"/>
            <w:b/>
            <w:i/>
            <w:color w:val="000000" w:themeColor="text1"/>
            <w:sz w:val="16"/>
            <w:szCs w:val="16"/>
            <w:rPrChange w:id="823" w:author="Aditya" w:date="2017-11-30T01:33:00Z">
              <w:rPr>
                <w:rFonts w:ascii="Arial" w:eastAsia="Times New Roman" w:hAnsi="Arial" w:cs="Arial"/>
                <w:i/>
                <w:color w:val="000000" w:themeColor="text1"/>
                <w:sz w:val="16"/>
                <w:szCs w:val="16"/>
              </w:rPr>
            </w:rPrChange>
          </w:rPr>
          <w:tab/>
          <w:t xml:space="preserve">  instance_type = "t2.micro"</w:t>
        </w:r>
      </w:ins>
    </w:p>
    <w:p w14:paraId="473A0049" w14:textId="77777777" w:rsidR="004F6732" w:rsidRPr="004F6732" w:rsidRDefault="004F6732">
      <w:pPr>
        <w:spacing w:line="240" w:lineRule="auto"/>
        <w:jc w:val="both"/>
        <w:rPr>
          <w:ins w:id="824" w:author="Aditya" w:date="2017-11-30T01:33:00Z"/>
          <w:rFonts w:ascii="Arial" w:eastAsia="Times New Roman" w:hAnsi="Arial" w:cs="Arial"/>
          <w:b/>
          <w:i/>
          <w:color w:val="000000" w:themeColor="text1"/>
          <w:sz w:val="16"/>
          <w:szCs w:val="16"/>
          <w:rPrChange w:id="825" w:author="Aditya" w:date="2017-11-30T01:33:00Z">
            <w:rPr>
              <w:ins w:id="826" w:author="Aditya" w:date="2017-11-30T01:33:00Z"/>
              <w:rFonts w:ascii="Arial" w:eastAsia="Times New Roman" w:hAnsi="Arial" w:cs="Arial"/>
              <w:i/>
              <w:color w:val="000000" w:themeColor="text1"/>
              <w:sz w:val="16"/>
              <w:szCs w:val="16"/>
            </w:rPr>
          </w:rPrChange>
        </w:rPr>
        <w:pPrChange w:id="827" w:author="Aditya" w:date="2017-12-01T04:17:00Z">
          <w:pPr>
            <w:spacing w:line="360" w:lineRule="auto"/>
            <w:jc w:val="both"/>
          </w:pPr>
        </w:pPrChange>
      </w:pPr>
      <w:ins w:id="828" w:author="Aditya" w:date="2017-11-30T01:33:00Z">
        <w:r w:rsidRPr="004F6732">
          <w:rPr>
            <w:rFonts w:ascii="Arial" w:eastAsia="Times New Roman" w:hAnsi="Arial" w:cs="Arial"/>
            <w:b/>
            <w:i/>
            <w:color w:val="000000" w:themeColor="text1"/>
            <w:sz w:val="16"/>
            <w:szCs w:val="16"/>
            <w:rPrChange w:id="829" w:author="Aditya" w:date="2017-11-30T01:33:00Z">
              <w:rPr>
                <w:rFonts w:ascii="Arial" w:eastAsia="Times New Roman" w:hAnsi="Arial" w:cs="Arial"/>
                <w:i/>
                <w:color w:val="000000" w:themeColor="text1"/>
                <w:sz w:val="16"/>
                <w:szCs w:val="16"/>
              </w:rPr>
            </w:rPrChange>
          </w:rPr>
          <w:tab/>
          <w:t xml:space="preserve">  ami = "ami-fce3c696"</w:t>
        </w:r>
      </w:ins>
    </w:p>
    <w:p w14:paraId="1729DBBF" w14:textId="77777777" w:rsidR="004F6732" w:rsidRPr="004F6732" w:rsidRDefault="004F6732">
      <w:pPr>
        <w:spacing w:line="240" w:lineRule="auto"/>
        <w:jc w:val="both"/>
        <w:rPr>
          <w:ins w:id="830" w:author="Aditya" w:date="2017-11-30T01:33:00Z"/>
          <w:rFonts w:ascii="Arial" w:eastAsia="Times New Roman" w:hAnsi="Arial" w:cs="Arial"/>
          <w:b/>
          <w:i/>
          <w:color w:val="000000" w:themeColor="text1"/>
          <w:sz w:val="16"/>
          <w:szCs w:val="16"/>
          <w:rPrChange w:id="831" w:author="Aditya" w:date="2017-11-30T01:33:00Z">
            <w:rPr>
              <w:ins w:id="832" w:author="Aditya" w:date="2017-11-30T01:33:00Z"/>
              <w:rFonts w:ascii="Arial" w:eastAsia="Times New Roman" w:hAnsi="Arial" w:cs="Arial"/>
              <w:i/>
              <w:color w:val="000000" w:themeColor="text1"/>
              <w:sz w:val="16"/>
              <w:szCs w:val="16"/>
            </w:rPr>
          </w:rPrChange>
        </w:rPr>
        <w:pPrChange w:id="833" w:author="Aditya" w:date="2017-12-01T04:17:00Z">
          <w:pPr>
            <w:spacing w:line="360" w:lineRule="auto"/>
            <w:jc w:val="both"/>
          </w:pPr>
        </w:pPrChange>
      </w:pPr>
      <w:ins w:id="834" w:author="Aditya" w:date="2017-11-30T01:33:00Z">
        <w:r w:rsidRPr="004F6732">
          <w:rPr>
            <w:rFonts w:ascii="Arial" w:eastAsia="Times New Roman" w:hAnsi="Arial" w:cs="Arial"/>
            <w:b/>
            <w:i/>
            <w:color w:val="000000" w:themeColor="text1"/>
            <w:sz w:val="16"/>
            <w:szCs w:val="16"/>
            <w:rPrChange w:id="835" w:author="Aditya" w:date="2017-11-30T01:33:00Z">
              <w:rPr>
                <w:rFonts w:ascii="Arial" w:eastAsia="Times New Roman" w:hAnsi="Arial" w:cs="Arial"/>
                <w:i/>
                <w:color w:val="000000" w:themeColor="text1"/>
                <w:sz w:val="16"/>
                <w:szCs w:val="16"/>
              </w:rPr>
            </w:rPrChange>
          </w:rPr>
          <w:tab/>
        </w:r>
      </w:ins>
    </w:p>
    <w:p w14:paraId="3BDFDF17" w14:textId="77777777" w:rsidR="004F6732" w:rsidRPr="004F6732" w:rsidRDefault="004F6732">
      <w:pPr>
        <w:spacing w:line="240" w:lineRule="auto"/>
        <w:jc w:val="both"/>
        <w:rPr>
          <w:ins w:id="836" w:author="Aditya" w:date="2017-11-30T01:33:00Z"/>
          <w:rFonts w:ascii="Arial" w:eastAsia="Times New Roman" w:hAnsi="Arial" w:cs="Arial"/>
          <w:b/>
          <w:i/>
          <w:color w:val="000000" w:themeColor="text1"/>
          <w:sz w:val="16"/>
          <w:szCs w:val="16"/>
          <w:rPrChange w:id="837" w:author="Aditya" w:date="2017-11-30T01:33:00Z">
            <w:rPr>
              <w:ins w:id="838" w:author="Aditya" w:date="2017-11-30T01:33:00Z"/>
              <w:rFonts w:ascii="Arial" w:eastAsia="Times New Roman" w:hAnsi="Arial" w:cs="Arial"/>
              <w:i/>
              <w:color w:val="000000" w:themeColor="text1"/>
              <w:sz w:val="16"/>
              <w:szCs w:val="16"/>
            </w:rPr>
          </w:rPrChange>
        </w:rPr>
        <w:pPrChange w:id="839" w:author="Aditya" w:date="2017-12-01T04:17:00Z">
          <w:pPr>
            <w:spacing w:line="360" w:lineRule="auto"/>
            <w:jc w:val="both"/>
          </w:pPr>
        </w:pPrChange>
      </w:pPr>
      <w:ins w:id="840" w:author="Aditya" w:date="2017-11-30T01:33:00Z">
        <w:r w:rsidRPr="004F6732">
          <w:rPr>
            <w:rFonts w:ascii="Arial" w:eastAsia="Times New Roman" w:hAnsi="Arial" w:cs="Arial"/>
            <w:b/>
            <w:i/>
            <w:color w:val="000000" w:themeColor="text1"/>
            <w:sz w:val="16"/>
            <w:szCs w:val="16"/>
            <w:rPrChange w:id="841" w:author="Aditya" w:date="2017-11-30T01:33:00Z">
              <w:rPr>
                <w:rFonts w:ascii="Arial" w:eastAsia="Times New Roman" w:hAnsi="Arial" w:cs="Arial"/>
                <w:i/>
                <w:color w:val="000000" w:themeColor="text1"/>
                <w:sz w:val="16"/>
                <w:szCs w:val="16"/>
              </w:rPr>
            </w:rPrChange>
          </w:rPr>
          <w:t xml:space="preserve">          # remote provisioner on the instance after creating it to install Nginx.</w:t>
        </w:r>
      </w:ins>
    </w:p>
    <w:p w14:paraId="167E51BF" w14:textId="77777777" w:rsidR="004F6732" w:rsidRPr="004F6732" w:rsidRDefault="004F6732">
      <w:pPr>
        <w:spacing w:line="240" w:lineRule="auto"/>
        <w:jc w:val="both"/>
        <w:rPr>
          <w:ins w:id="842" w:author="Aditya" w:date="2017-11-30T01:33:00Z"/>
          <w:rFonts w:ascii="Arial" w:eastAsia="Times New Roman" w:hAnsi="Arial" w:cs="Arial"/>
          <w:b/>
          <w:i/>
          <w:color w:val="000000" w:themeColor="text1"/>
          <w:sz w:val="16"/>
          <w:szCs w:val="16"/>
          <w:rPrChange w:id="843" w:author="Aditya" w:date="2017-11-30T01:33:00Z">
            <w:rPr>
              <w:ins w:id="844" w:author="Aditya" w:date="2017-11-30T01:33:00Z"/>
              <w:rFonts w:ascii="Arial" w:eastAsia="Times New Roman" w:hAnsi="Arial" w:cs="Arial"/>
              <w:i/>
              <w:color w:val="000000" w:themeColor="text1"/>
              <w:sz w:val="16"/>
              <w:szCs w:val="16"/>
            </w:rPr>
          </w:rPrChange>
        </w:rPr>
        <w:pPrChange w:id="845" w:author="Aditya" w:date="2017-12-01T04:17:00Z">
          <w:pPr>
            <w:spacing w:line="360" w:lineRule="auto"/>
            <w:jc w:val="both"/>
          </w:pPr>
        </w:pPrChange>
      </w:pPr>
      <w:ins w:id="846" w:author="Aditya" w:date="2017-11-30T01:33:00Z">
        <w:r w:rsidRPr="004F6732">
          <w:rPr>
            <w:rFonts w:ascii="Arial" w:eastAsia="Times New Roman" w:hAnsi="Arial" w:cs="Arial"/>
            <w:b/>
            <w:i/>
            <w:color w:val="000000" w:themeColor="text1"/>
            <w:sz w:val="16"/>
            <w:szCs w:val="16"/>
            <w:rPrChange w:id="847" w:author="Aditya" w:date="2017-11-30T01:33:00Z">
              <w:rPr>
                <w:rFonts w:ascii="Arial" w:eastAsia="Times New Roman" w:hAnsi="Arial" w:cs="Arial"/>
                <w:i/>
                <w:color w:val="000000" w:themeColor="text1"/>
                <w:sz w:val="16"/>
                <w:szCs w:val="16"/>
              </w:rPr>
            </w:rPrChange>
          </w:rPr>
          <w:tab/>
          <w:t xml:space="preserve">  provisioner "remote-exec" {</w:t>
        </w:r>
      </w:ins>
    </w:p>
    <w:p w14:paraId="0712BE71" w14:textId="77777777" w:rsidR="004F6732" w:rsidRPr="004F6732" w:rsidRDefault="004F6732">
      <w:pPr>
        <w:spacing w:line="240" w:lineRule="auto"/>
        <w:jc w:val="both"/>
        <w:rPr>
          <w:ins w:id="848" w:author="Aditya" w:date="2017-11-30T01:33:00Z"/>
          <w:rFonts w:ascii="Arial" w:eastAsia="Times New Roman" w:hAnsi="Arial" w:cs="Arial"/>
          <w:b/>
          <w:i/>
          <w:color w:val="000000" w:themeColor="text1"/>
          <w:sz w:val="16"/>
          <w:szCs w:val="16"/>
          <w:rPrChange w:id="849" w:author="Aditya" w:date="2017-11-30T01:33:00Z">
            <w:rPr>
              <w:ins w:id="850" w:author="Aditya" w:date="2017-11-30T01:33:00Z"/>
              <w:rFonts w:ascii="Arial" w:eastAsia="Times New Roman" w:hAnsi="Arial" w:cs="Arial"/>
              <w:i/>
              <w:color w:val="000000" w:themeColor="text1"/>
              <w:sz w:val="16"/>
              <w:szCs w:val="16"/>
            </w:rPr>
          </w:rPrChange>
        </w:rPr>
        <w:pPrChange w:id="851" w:author="Aditya" w:date="2017-12-01T04:17:00Z">
          <w:pPr>
            <w:spacing w:line="360" w:lineRule="auto"/>
            <w:jc w:val="both"/>
          </w:pPr>
        </w:pPrChange>
      </w:pPr>
      <w:ins w:id="852" w:author="Aditya" w:date="2017-11-30T01:33:00Z">
        <w:r w:rsidRPr="004F6732">
          <w:rPr>
            <w:rFonts w:ascii="Arial" w:eastAsia="Times New Roman" w:hAnsi="Arial" w:cs="Arial"/>
            <w:b/>
            <w:i/>
            <w:color w:val="000000" w:themeColor="text1"/>
            <w:sz w:val="16"/>
            <w:szCs w:val="16"/>
            <w:rPrChange w:id="853" w:author="Aditya" w:date="2017-11-30T01:33:00Z">
              <w:rPr>
                <w:rFonts w:ascii="Arial" w:eastAsia="Times New Roman" w:hAnsi="Arial" w:cs="Arial"/>
                <w:i/>
                <w:color w:val="000000" w:themeColor="text1"/>
                <w:sz w:val="16"/>
                <w:szCs w:val="16"/>
              </w:rPr>
            </w:rPrChange>
          </w:rPr>
          <w:tab/>
          <w:t xml:space="preserve">    inline = [</w:t>
        </w:r>
      </w:ins>
    </w:p>
    <w:p w14:paraId="7520B569" w14:textId="77777777" w:rsidR="004F6732" w:rsidRPr="004F6732" w:rsidRDefault="004F6732">
      <w:pPr>
        <w:spacing w:line="240" w:lineRule="auto"/>
        <w:jc w:val="both"/>
        <w:rPr>
          <w:ins w:id="854" w:author="Aditya" w:date="2017-11-30T01:33:00Z"/>
          <w:rFonts w:ascii="Arial" w:eastAsia="Times New Roman" w:hAnsi="Arial" w:cs="Arial"/>
          <w:b/>
          <w:i/>
          <w:color w:val="000000" w:themeColor="text1"/>
          <w:sz w:val="16"/>
          <w:szCs w:val="16"/>
          <w:rPrChange w:id="855" w:author="Aditya" w:date="2017-11-30T01:33:00Z">
            <w:rPr>
              <w:ins w:id="856" w:author="Aditya" w:date="2017-11-30T01:33:00Z"/>
              <w:rFonts w:ascii="Arial" w:eastAsia="Times New Roman" w:hAnsi="Arial" w:cs="Arial"/>
              <w:i/>
              <w:color w:val="000000" w:themeColor="text1"/>
              <w:sz w:val="16"/>
              <w:szCs w:val="16"/>
            </w:rPr>
          </w:rPrChange>
        </w:rPr>
        <w:pPrChange w:id="857" w:author="Aditya" w:date="2017-12-01T04:17:00Z">
          <w:pPr>
            <w:spacing w:line="360" w:lineRule="auto"/>
            <w:jc w:val="both"/>
          </w:pPr>
        </w:pPrChange>
      </w:pPr>
      <w:ins w:id="858" w:author="Aditya" w:date="2017-11-30T01:33:00Z">
        <w:r w:rsidRPr="004F6732">
          <w:rPr>
            <w:rFonts w:ascii="Arial" w:eastAsia="Times New Roman" w:hAnsi="Arial" w:cs="Arial"/>
            <w:b/>
            <w:i/>
            <w:color w:val="000000" w:themeColor="text1"/>
            <w:sz w:val="16"/>
            <w:szCs w:val="16"/>
            <w:rPrChange w:id="859" w:author="Aditya" w:date="2017-11-30T01:33:00Z">
              <w:rPr>
                <w:rFonts w:ascii="Arial" w:eastAsia="Times New Roman" w:hAnsi="Arial" w:cs="Arial"/>
                <w:i/>
                <w:color w:val="000000" w:themeColor="text1"/>
                <w:sz w:val="16"/>
                <w:szCs w:val="16"/>
              </w:rPr>
            </w:rPrChange>
          </w:rPr>
          <w:tab/>
          <w:t xml:space="preserve">      "sudo apt-get -y update",</w:t>
        </w:r>
      </w:ins>
    </w:p>
    <w:p w14:paraId="02DC7E7A" w14:textId="77777777" w:rsidR="004F6732" w:rsidRPr="004F6732" w:rsidRDefault="004F6732">
      <w:pPr>
        <w:spacing w:line="240" w:lineRule="auto"/>
        <w:jc w:val="both"/>
        <w:rPr>
          <w:ins w:id="860" w:author="Aditya" w:date="2017-11-30T01:33:00Z"/>
          <w:rFonts w:ascii="Arial" w:eastAsia="Times New Roman" w:hAnsi="Arial" w:cs="Arial"/>
          <w:b/>
          <w:i/>
          <w:color w:val="000000" w:themeColor="text1"/>
          <w:sz w:val="16"/>
          <w:szCs w:val="16"/>
          <w:rPrChange w:id="861" w:author="Aditya" w:date="2017-11-30T01:33:00Z">
            <w:rPr>
              <w:ins w:id="862" w:author="Aditya" w:date="2017-11-30T01:33:00Z"/>
              <w:rFonts w:ascii="Arial" w:eastAsia="Times New Roman" w:hAnsi="Arial" w:cs="Arial"/>
              <w:i/>
              <w:color w:val="000000" w:themeColor="text1"/>
              <w:sz w:val="16"/>
              <w:szCs w:val="16"/>
            </w:rPr>
          </w:rPrChange>
        </w:rPr>
        <w:pPrChange w:id="863" w:author="Aditya" w:date="2017-12-01T04:17:00Z">
          <w:pPr>
            <w:spacing w:line="360" w:lineRule="auto"/>
            <w:jc w:val="both"/>
          </w:pPr>
        </w:pPrChange>
      </w:pPr>
      <w:ins w:id="864" w:author="Aditya" w:date="2017-11-30T01:33:00Z">
        <w:r w:rsidRPr="004F6732">
          <w:rPr>
            <w:rFonts w:ascii="Arial" w:eastAsia="Times New Roman" w:hAnsi="Arial" w:cs="Arial"/>
            <w:b/>
            <w:i/>
            <w:color w:val="000000" w:themeColor="text1"/>
            <w:sz w:val="16"/>
            <w:szCs w:val="16"/>
            <w:rPrChange w:id="865" w:author="Aditya" w:date="2017-11-30T01:33:00Z">
              <w:rPr>
                <w:rFonts w:ascii="Arial" w:eastAsia="Times New Roman" w:hAnsi="Arial" w:cs="Arial"/>
                <w:i/>
                <w:color w:val="000000" w:themeColor="text1"/>
                <w:sz w:val="16"/>
                <w:szCs w:val="16"/>
              </w:rPr>
            </w:rPrChange>
          </w:rPr>
          <w:tab/>
          <w:t xml:space="preserve">      "sudo apt-get -y install nginx",</w:t>
        </w:r>
      </w:ins>
    </w:p>
    <w:p w14:paraId="5FECAF36" w14:textId="77777777" w:rsidR="004F6732" w:rsidRPr="004F6732" w:rsidRDefault="004F6732">
      <w:pPr>
        <w:spacing w:line="240" w:lineRule="auto"/>
        <w:jc w:val="both"/>
        <w:rPr>
          <w:ins w:id="866" w:author="Aditya" w:date="2017-11-30T01:33:00Z"/>
          <w:rFonts w:ascii="Arial" w:eastAsia="Times New Roman" w:hAnsi="Arial" w:cs="Arial"/>
          <w:b/>
          <w:i/>
          <w:color w:val="000000" w:themeColor="text1"/>
          <w:sz w:val="16"/>
          <w:szCs w:val="16"/>
          <w:rPrChange w:id="867" w:author="Aditya" w:date="2017-11-30T01:33:00Z">
            <w:rPr>
              <w:ins w:id="868" w:author="Aditya" w:date="2017-11-30T01:33:00Z"/>
              <w:rFonts w:ascii="Arial" w:eastAsia="Times New Roman" w:hAnsi="Arial" w:cs="Arial"/>
              <w:i/>
              <w:color w:val="000000" w:themeColor="text1"/>
              <w:sz w:val="16"/>
              <w:szCs w:val="16"/>
            </w:rPr>
          </w:rPrChange>
        </w:rPr>
        <w:pPrChange w:id="869" w:author="Aditya" w:date="2017-12-01T04:17:00Z">
          <w:pPr>
            <w:spacing w:line="360" w:lineRule="auto"/>
            <w:jc w:val="both"/>
          </w:pPr>
        </w:pPrChange>
      </w:pPr>
      <w:ins w:id="870" w:author="Aditya" w:date="2017-11-30T01:33:00Z">
        <w:r w:rsidRPr="004F6732">
          <w:rPr>
            <w:rFonts w:ascii="Arial" w:eastAsia="Times New Roman" w:hAnsi="Arial" w:cs="Arial"/>
            <w:b/>
            <w:i/>
            <w:color w:val="000000" w:themeColor="text1"/>
            <w:sz w:val="16"/>
            <w:szCs w:val="16"/>
            <w:rPrChange w:id="871" w:author="Aditya" w:date="2017-11-30T01:33:00Z">
              <w:rPr>
                <w:rFonts w:ascii="Arial" w:eastAsia="Times New Roman" w:hAnsi="Arial" w:cs="Arial"/>
                <w:i/>
                <w:color w:val="000000" w:themeColor="text1"/>
                <w:sz w:val="16"/>
                <w:szCs w:val="16"/>
              </w:rPr>
            </w:rPrChange>
          </w:rPr>
          <w:tab/>
          <w:t xml:space="preserve">      "sudo service nginx start"</w:t>
        </w:r>
      </w:ins>
    </w:p>
    <w:p w14:paraId="65F42D9D" w14:textId="77777777" w:rsidR="0040778D" w:rsidRDefault="004F6732">
      <w:pPr>
        <w:spacing w:line="240" w:lineRule="auto"/>
        <w:jc w:val="both"/>
        <w:rPr>
          <w:ins w:id="872" w:author="Aditya" w:date="2017-12-01T04:17:00Z"/>
          <w:rFonts w:ascii="Arial" w:eastAsia="Times New Roman" w:hAnsi="Arial" w:cs="Arial"/>
          <w:b/>
          <w:i/>
          <w:color w:val="000000" w:themeColor="text1"/>
          <w:sz w:val="16"/>
          <w:szCs w:val="16"/>
        </w:rPr>
        <w:pPrChange w:id="873" w:author="Aditya" w:date="2017-12-01T04:17:00Z">
          <w:pPr>
            <w:spacing w:line="360" w:lineRule="auto"/>
            <w:jc w:val="both"/>
          </w:pPr>
        </w:pPrChange>
      </w:pPr>
      <w:ins w:id="874" w:author="Aditya" w:date="2017-11-30T01:33:00Z">
        <w:r w:rsidRPr="004F6732">
          <w:rPr>
            <w:rFonts w:ascii="Arial" w:eastAsia="Times New Roman" w:hAnsi="Arial" w:cs="Arial"/>
            <w:b/>
            <w:i/>
            <w:color w:val="000000" w:themeColor="text1"/>
            <w:sz w:val="16"/>
            <w:szCs w:val="16"/>
            <w:rPrChange w:id="875" w:author="Aditya" w:date="2017-11-30T01:33:00Z">
              <w:rPr>
                <w:rFonts w:ascii="Arial" w:eastAsia="Times New Roman" w:hAnsi="Arial" w:cs="Arial"/>
                <w:i/>
                <w:color w:val="000000" w:themeColor="text1"/>
                <w:sz w:val="16"/>
                <w:szCs w:val="16"/>
              </w:rPr>
            </w:rPrChange>
          </w:rPr>
          <w:tab/>
          <w:t xml:space="preserve">    ]</w:t>
        </w:r>
      </w:ins>
    </w:p>
    <w:p w14:paraId="30C9D42A" w14:textId="28574A5E" w:rsidR="004F6732" w:rsidRDefault="004F6732" w:rsidP="0040778D">
      <w:pPr>
        <w:spacing w:line="240" w:lineRule="auto"/>
        <w:jc w:val="both"/>
        <w:rPr>
          <w:ins w:id="876" w:author="Aditya" w:date="2017-12-01T04:17:00Z"/>
          <w:rFonts w:ascii="Arial" w:eastAsia="Times New Roman" w:hAnsi="Arial" w:cs="Arial"/>
          <w:b/>
          <w:i/>
          <w:color w:val="000000" w:themeColor="text1"/>
          <w:sz w:val="16"/>
          <w:szCs w:val="16"/>
        </w:rPr>
      </w:pPr>
      <w:ins w:id="877" w:author="Aditya" w:date="2017-11-30T01:33:00Z">
        <w:r w:rsidRPr="004F6732">
          <w:rPr>
            <w:rFonts w:ascii="Arial" w:eastAsia="Times New Roman" w:hAnsi="Arial" w:cs="Arial"/>
            <w:b/>
            <w:i/>
            <w:color w:val="000000" w:themeColor="text1"/>
            <w:sz w:val="16"/>
            <w:szCs w:val="16"/>
            <w:rPrChange w:id="878" w:author="Aditya" w:date="2017-11-30T01:33:00Z">
              <w:rPr>
                <w:rFonts w:ascii="Arial" w:eastAsia="Times New Roman" w:hAnsi="Arial" w:cs="Arial"/>
                <w:i/>
                <w:color w:val="000000" w:themeColor="text1"/>
                <w:sz w:val="16"/>
                <w:szCs w:val="16"/>
              </w:rPr>
            </w:rPrChange>
          </w:rPr>
          <w:t>}}</w:t>
        </w:r>
      </w:ins>
    </w:p>
    <w:p w14:paraId="4F3FEA40" w14:textId="425ADE89" w:rsidR="0040778D" w:rsidRPr="00F53ACF" w:rsidRDefault="0040778D" w:rsidP="0040778D">
      <w:pPr>
        <w:pStyle w:val="Heading1"/>
        <w:shd w:val="clear" w:color="auto" w:fill="FFFFFF"/>
        <w:spacing w:before="810" w:after="225"/>
        <w:rPr>
          <w:ins w:id="879" w:author="Aditya" w:date="2017-12-01T04:17:00Z"/>
          <w:rFonts w:ascii="Arial" w:eastAsia="Times New Roman" w:hAnsi="Arial" w:cs="Arial"/>
          <w:bCs/>
          <w:color w:val="4472C4" w:themeColor="accent1"/>
          <w:sz w:val="18"/>
          <w:szCs w:val="18"/>
          <w:rPrChange w:id="880" w:author="Aditya" w:date="2017-12-01T04:39:00Z">
            <w:rPr>
              <w:ins w:id="881" w:author="Aditya" w:date="2017-12-01T04:17:00Z"/>
              <w:rFonts w:ascii="Arial" w:eastAsia="Times New Roman" w:hAnsi="Arial" w:cs="Arial"/>
              <w:bCs/>
              <w:color w:val="4472C4" w:themeColor="accent1"/>
              <w:sz w:val="24"/>
              <w:szCs w:val="24"/>
            </w:rPr>
          </w:rPrChange>
        </w:rPr>
      </w:pPr>
      <w:ins w:id="882" w:author="Aditya" w:date="2017-12-01T04:17:00Z">
        <w:r w:rsidRPr="00F53ACF">
          <w:rPr>
            <w:rFonts w:ascii="Arial" w:eastAsia="Times New Roman" w:hAnsi="Arial" w:cs="Arial"/>
            <w:bCs/>
            <w:color w:val="4472C4" w:themeColor="accent1"/>
            <w:sz w:val="18"/>
            <w:szCs w:val="18"/>
            <w:rPrChange w:id="883" w:author="Aditya" w:date="2017-12-01T04:39:00Z">
              <w:rPr>
                <w:rFonts w:ascii="Arial" w:eastAsia="Times New Roman" w:hAnsi="Arial" w:cs="Arial"/>
                <w:bCs/>
                <w:color w:val="4472C4" w:themeColor="accent1"/>
                <w:sz w:val="24"/>
                <w:szCs w:val="24"/>
              </w:rPr>
            </w:rPrChange>
          </w:rPr>
          <w:t xml:space="preserve">Code Snippet </w:t>
        </w:r>
      </w:ins>
      <w:ins w:id="884" w:author="Aditya" w:date="2017-12-01T04:18:00Z">
        <w:r w:rsidRPr="00F53ACF">
          <w:rPr>
            <w:rFonts w:ascii="Arial" w:eastAsia="Times New Roman" w:hAnsi="Arial" w:cs="Arial"/>
            <w:bCs/>
            <w:color w:val="4472C4" w:themeColor="accent1"/>
            <w:sz w:val="18"/>
            <w:szCs w:val="18"/>
            <w:rPrChange w:id="885" w:author="Aditya" w:date="2017-12-01T04:39:00Z">
              <w:rPr>
                <w:rFonts w:ascii="Arial" w:eastAsia="Times New Roman" w:hAnsi="Arial" w:cs="Arial"/>
                <w:bCs/>
                <w:color w:val="4472C4" w:themeColor="accent1"/>
                <w:sz w:val="24"/>
                <w:szCs w:val="24"/>
              </w:rPr>
            </w:rPrChange>
          </w:rPr>
          <w:t>1</w:t>
        </w:r>
      </w:ins>
      <w:ins w:id="886" w:author="Aditya" w:date="2017-12-01T04:17:00Z">
        <w:r w:rsidRPr="00F53ACF">
          <w:rPr>
            <w:rFonts w:ascii="Arial" w:eastAsia="Times New Roman" w:hAnsi="Arial" w:cs="Arial"/>
            <w:bCs/>
            <w:color w:val="4472C4" w:themeColor="accent1"/>
            <w:sz w:val="18"/>
            <w:szCs w:val="18"/>
            <w:rPrChange w:id="887" w:author="Aditya" w:date="2017-12-01T04:39:00Z">
              <w:rPr>
                <w:rFonts w:ascii="Arial" w:eastAsia="Times New Roman" w:hAnsi="Arial" w:cs="Arial"/>
                <w:bCs/>
                <w:color w:val="4472C4" w:themeColor="accent1"/>
                <w:sz w:val="24"/>
                <w:szCs w:val="24"/>
              </w:rPr>
            </w:rPrChange>
          </w:rPr>
          <w:t>: Terraform Code snippet highlighting creation of EC2 instance named “web” and executing a remote provisioner to install Nginx Server on it.</w:t>
        </w:r>
      </w:ins>
    </w:p>
    <w:p w14:paraId="37CCB5E4" w14:textId="77777777" w:rsidR="0040778D" w:rsidRDefault="0040778D">
      <w:pPr>
        <w:spacing w:line="240" w:lineRule="auto"/>
        <w:jc w:val="both"/>
        <w:rPr>
          <w:ins w:id="888" w:author="Aditya" w:date="2017-12-01T04:17:00Z"/>
          <w:rFonts w:ascii="Arial" w:eastAsia="Times New Roman" w:hAnsi="Arial" w:cs="Arial"/>
          <w:b/>
          <w:i/>
          <w:color w:val="000000" w:themeColor="text1"/>
          <w:sz w:val="16"/>
          <w:szCs w:val="16"/>
        </w:rPr>
        <w:pPrChange w:id="889" w:author="Aditya" w:date="2017-12-01T04:17:00Z">
          <w:pPr>
            <w:spacing w:line="360" w:lineRule="auto"/>
            <w:jc w:val="both"/>
          </w:pPr>
        </w:pPrChange>
      </w:pPr>
    </w:p>
    <w:p w14:paraId="35F7CF34" w14:textId="77777777" w:rsidR="0040778D" w:rsidRPr="004F6732" w:rsidRDefault="0040778D" w:rsidP="004F6732">
      <w:pPr>
        <w:spacing w:line="360" w:lineRule="auto"/>
        <w:jc w:val="both"/>
        <w:rPr>
          <w:ins w:id="890" w:author="Aditya" w:date="2017-11-30T01:33:00Z"/>
          <w:rFonts w:ascii="Arial" w:eastAsia="Times New Roman" w:hAnsi="Arial" w:cs="Arial"/>
          <w:b/>
          <w:i/>
          <w:color w:val="000000" w:themeColor="text1"/>
          <w:sz w:val="16"/>
          <w:szCs w:val="16"/>
          <w:rPrChange w:id="891" w:author="Aditya" w:date="2017-11-30T01:33:00Z">
            <w:rPr>
              <w:ins w:id="892" w:author="Aditya" w:date="2017-11-30T01:33:00Z"/>
              <w:rFonts w:ascii="Arial" w:eastAsia="Times New Roman" w:hAnsi="Arial" w:cs="Arial"/>
              <w:i/>
              <w:color w:val="000000" w:themeColor="text1"/>
              <w:sz w:val="16"/>
              <w:szCs w:val="16"/>
            </w:rPr>
          </w:rPrChange>
        </w:rPr>
      </w:pPr>
    </w:p>
    <w:p w14:paraId="759CBE7C" w14:textId="44B9D1F5" w:rsidR="004F6732" w:rsidRPr="004F6732" w:rsidRDefault="004F6732">
      <w:pPr>
        <w:tabs>
          <w:tab w:val="left" w:pos="1633"/>
        </w:tabs>
        <w:spacing w:line="360" w:lineRule="auto"/>
        <w:jc w:val="both"/>
        <w:rPr>
          <w:ins w:id="893" w:author="Aditya" w:date="2017-11-30T01:33:00Z"/>
          <w:rFonts w:ascii="Arial" w:eastAsia="Times New Roman" w:hAnsi="Arial" w:cs="Arial"/>
          <w:sz w:val="16"/>
          <w:szCs w:val="16"/>
          <w:rPrChange w:id="894" w:author="Aditya" w:date="2017-11-30T01:33:00Z">
            <w:rPr>
              <w:ins w:id="895" w:author="Aditya" w:date="2017-11-30T01:33:00Z"/>
              <w:rFonts w:ascii="Arial" w:eastAsia="Times New Roman" w:hAnsi="Arial" w:cs="Arial"/>
              <w:color w:val="000000" w:themeColor="text1"/>
              <w:sz w:val="24"/>
              <w:szCs w:val="24"/>
            </w:rPr>
          </w:rPrChange>
        </w:rPr>
        <w:pPrChange w:id="896" w:author="Aditya" w:date="2017-12-01T04:19:00Z">
          <w:pPr>
            <w:spacing w:line="360" w:lineRule="auto"/>
            <w:jc w:val="both"/>
          </w:pPr>
        </w:pPrChange>
      </w:pPr>
      <w:ins w:id="897" w:author="Aditya" w:date="2017-11-30T01:33:00Z">
        <w:r w:rsidRPr="009379A2">
          <w:rPr>
            <w:rFonts w:ascii="Arial" w:eastAsia="Times New Roman" w:hAnsi="Arial" w:cs="Arial"/>
            <w:color w:val="000000" w:themeColor="text1"/>
            <w:sz w:val="24"/>
            <w:szCs w:val="24"/>
          </w:rPr>
          <w:t>Once the infrastructure as per the 1</w:t>
        </w:r>
        <w:r w:rsidRPr="009379A2">
          <w:rPr>
            <w:rFonts w:ascii="Arial" w:eastAsia="Times New Roman" w:hAnsi="Arial" w:cs="Arial"/>
            <w:color w:val="000000" w:themeColor="text1"/>
            <w:sz w:val="24"/>
            <w:szCs w:val="24"/>
            <w:vertAlign w:val="superscript"/>
          </w:rPr>
          <w:t>st</w:t>
        </w:r>
        <w:r w:rsidRPr="009379A2">
          <w:rPr>
            <w:rFonts w:ascii="Arial" w:eastAsia="Times New Roman" w:hAnsi="Arial" w:cs="Arial"/>
            <w:color w:val="000000" w:themeColor="text1"/>
            <w:sz w:val="24"/>
            <w:szCs w:val="24"/>
          </w:rPr>
          <w:t xml:space="preserve"> set of project requirements is implemented over AWS using the Terraform Scripts. The 1</w:t>
        </w:r>
        <w:r w:rsidRPr="009379A2">
          <w:rPr>
            <w:rFonts w:ascii="Arial" w:eastAsia="Times New Roman" w:hAnsi="Arial" w:cs="Arial"/>
            <w:color w:val="000000" w:themeColor="text1"/>
            <w:sz w:val="24"/>
            <w:szCs w:val="24"/>
            <w:vertAlign w:val="superscript"/>
          </w:rPr>
          <w:t>st</w:t>
        </w:r>
        <w:r w:rsidRPr="009379A2">
          <w:rPr>
            <w:rFonts w:ascii="Arial" w:eastAsia="Times New Roman" w:hAnsi="Arial" w:cs="Arial"/>
            <w:color w:val="000000" w:themeColor="text1"/>
            <w:sz w:val="24"/>
            <w:szCs w:val="24"/>
          </w:rPr>
          <w:t xml:space="preserve"> developer pushed them over</w:t>
        </w:r>
      </w:ins>
      <w:ins w:id="898" w:author="Aditya" w:date="2017-12-01T04:19:00Z">
        <w:r w:rsidR="00A65C0D">
          <w:rPr>
            <w:rFonts w:ascii="Arial" w:eastAsia="Times New Roman" w:hAnsi="Arial" w:cs="Arial"/>
            <w:color w:val="000000" w:themeColor="text1"/>
            <w:sz w:val="24"/>
            <w:szCs w:val="24"/>
          </w:rPr>
          <w:t xml:space="preserve"> the</w:t>
        </w:r>
      </w:ins>
      <w:ins w:id="899" w:author="Aditya" w:date="2017-11-30T01:33:00Z">
        <w:r w:rsidRPr="009379A2">
          <w:rPr>
            <w:rFonts w:ascii="Arial" w:eastAsia="Times New Roman" w:hAnsi="Arial" w:cs="Arial"/>
            <w:color w:val="000000" w:themeColor="text1"/>
            <w:sz w:val="24"/>
            <w:szCs w:val="24"/>
          </w:rPr>
          <w:t xml:space="preserve"> shared Git Hub repository using GIT command line utility.</w:t>
        </w:r>
      </w:ins>
    </w:p>
    <w:p w14:paraId="19449748" w14:textId="649D8CB8" w:rsidR="004F6732" w:rsidRPr="009379A2" w:rsidRDefault="004F6732" w:rsidP="00D04BDD">
      <w:pPr>
        <w:spacing w:line="360" w:lineRule="auto"/>
        <w:jc w:val="both"/>
        <w:rPr>
          <w:ins w:id="900" w:author="Aditya" w:date="2017-11-30T01:33:00Z"/>
          <w:rFonts w:ascii="Arial" w:eastAsia="Times New Roman" w:hAnsi="Arial" w:cs="Arial"/>
          <w:color w:val="000000" w:themeColor="text1"/>
          <w:sz w:val="24"/>
          <w:szCs w:val="24"/>
        </w:rPr>
      </w:pPr>
      <w:ins w:id="901" w:author="Aditya" w:date="2017-11-30T01:33:00Z">
        <w:r w:rsidRPr="009379A2">
          <w:rPr>
            <w:rFonts w:ascii="Arial" w:eastAsia="Times New Roman" w:hAnsi="Arial" w:cs="Arial"/>
            <w:color w:val="000000" w:themeColor="text1"/>
            <w:sz w:val="24"/>
            <w:szCs w:val="24"/>
          </w:rPr>
          <w:t xml:space="preserve">In order to </w:t>
        </w:r>
      </w:ins>
      <w:ins w:id="902" w:author="Aditya" w:date="2017-12-01T04:19:00Z">
        <w:r w:rsidR="00A65C0D">
          <w:rPr>
            <w:rFonts w:ascii="Arial" w:eastAsia="Times New Roman" w:hAnsi="Arial" w:cs="Arial"/>
            <w:color w:val="000000" w:themeColor="text1"/>
            <w:sz w:val="24"/>
            <w:szCs w:val="24"/>
          </w:rPr>
          <w:t xml:space="preserve">pull the </w:t>
        </w:r>
      </w:ins>
      <w:ins w:id="903" w:author="Aditya" w:date="2017-12-01T04:20:00Z">
        <w:r w:rsidR="00A65C0D">
          <w:rPr>
            <w:rFonts w:ascii="Arial" w:eastAsia="Times New Roman" w:hAnsi="Arial" w:cs="Arial"/>
            <w:color w:val="000000" w:themeColor="text1"/>
            <w:sz w:val="24"/>
            <w:szCs w:val="24"/>
          </w:rPr>
          <w:t xml:space="preserve">latest, terraform scripts from </w:t>
        </w:r>
      </w:ins>
      <w:ins w:id="904" w:author="Aditya" w:date="2017-11-30T01:33:00Z">
        <w:r w:rsidRPr="009379A2">
          <w:rPr>
            <w:rFonts w:ascii="Arial" w:eastAsia="Times New Roman" w:hAnsi="Arial" w:cs="Arial"/>
            <w:color w:val="000000" w:themeColor="text1"/>
            <w:sz w:val="24"/>
            <w:szCs w:val="24"/>
          </w:rPr>
          <w:t>the shared GIT Hub repository developed by the 1</w:t>
        </w:r>
        <w:r w:rsidRPr="009379A2">
          <w:rPr>
            <w:rFonts w:ascii="Arial" w:eastAsia="Times New Roman" w:hAnsi="Arial" w:cs="Arial"/>
            <w:color w:val="000000" w:themeColor="text1"/>
            <w:sz w:val="24"/>
            <w:szCs w:val="24"/>
            <w:vertAlign w:val="superscript"/>
          </w:rPr>
          <w:t>st</w:t>
        </w:r>
        <w:r w:rsidRPr="009379A2">
          <w:rPr>
            <w:rFonts w:ascii="Arial" w:eastAsia="Times New Roman" w:hAnsi="Arial" w:cs="Arial"/>
            <w:color w:val="000000" w:themeColor="text1"/>
            <w:sz w:val="24"/>
            <w:szCs w:val="24"/>
          </w:rPr>
          <w:t xml:space="preserve"> developer on his/her machine. 2</w:t>
        </w:r>
        <w:r w:rsidRPr="009379A2">
          <w:rPr>
            <w:rFonts w:ascii="Arial" w:eastAsia="Times New Roman" w:hAnsi="Arial" w:cs="Arial"/>
            <w:color w:val="000000" w:themeColor="text1"/>
            <w:sz w:val="24"/>
            <w:szCs w:val="24"/>
            <w:vertAlign w:val="superscript"/>
          </w:rPr>
          <w:t>nd</w:t>
        </w:r>
        <w:r w:rsidRPr="009379A2">
          <w:rPr>
            <w:rFonts w:ascii="Arial" w:eastAsia="Times New Roman" w:hAnsi="Arial" w:cs="Arial"/>
            <w:color w:val="000000" w:themeColor="text1"/>
            <w:sz w:val="24"/>
            <w:szCs w:val="24"/>
          </w:rPr>
          <w:t xml:space="preserve"> developer started a Jenkins job to fetch the scripts from GIT Hub.</w:t>
        </w:r>
      </w:ins>
    </w:p>
    <w:p w14:paraId="776C5EEC" w14:textId="3F835EE2" w:rsidR="004F6732" w:rsidRDefault="004F6732">
      <w:pPr>
        <w:spacing w:line="240" w:lineRule="auto"/>
        <w:jc w:val="both"/>
        <w:rPr>
          <w:ins w:id="905" w:author="Aditya" w:date="2017-11-30T01:33:00Z"/>
          <w:rFonts w:ascii="Arial" w:eastAsia="Times New Roman" w:hAnsi="Arial" w:cs="Arial"/>
          <w:color w:val="000000" w:themeColor="text1"/>
          <w:sz w:val="24"/>
          <w:szCs w:val="24"/>
        </w:rPr>
        <w:pPrChange w:id="906" w:author="Aditya" w:date="2017-12-01T04:21:00Z">
          <w:pPr>
            <w:spacing w:line="360" w:lineRule="auto"/>
            <w:jc w:val="both"/>
          </w:pPr>
        </w:pPrChange>
      </w:pPr>
      <w:ins w:id="907" w:author="Aditya" w:date="2017-11-30T01:33:00Z">
        <w:r w:rsidRPr="009379A2">
          <w:rPr>
            <w:rFonts w:ascii="Arial" w:eastAsia="Times New Roman" w:hAnsi="Arial" w:cs="Arial"/>
            <w:color w:val="000000" w:themeColor="text1"/>
            <w:sz w:val="24"/>
            <w:szCs w:val="24"/>
          </w:rPr>
          <w:t>The 2</w:t>
        </w:r>
        <w:r w:rsidRPr="009379A2">
          <w:rPr>
            <w:rFonts w:ascii="Arial" w:eastAsia="Times New Roman" w:hAnsi="Arial" w:cs="Arial"/>
            <w:color w:val="000000" w:themeColor="text1"/>
            <w:sz w:val="24"/>
            <w:szCs w:val="24"/>
            <w:vertAlign w:val="superscript"/>
          </w:rPr>
          <w:t>nd</w:t>
        </w:r>
        <w:r w:rsidRPr="009379A2">
          <w:rPr>
            <w:rFonts w:ascii="Arial" w:eastAsia="Times New Roman" w:hAnsi="Arial" w:cs="Arial"/>
            <w:color w:val="000000" w:themeColor="text1"/>
            <w:sz w:val="24"/>
            <w:szCs w:val="24"/>
          </w:rPr>
          <w:t xml:space="preserve"> developer then edited the Terraform scripts and added an Ansible Script to implement the final and ultimate set of project requirements </w:t>
        </w:r>
      </w:ins>
      <w:ins w:id="908" w:author="Aditya" w:date="2017-12-01T04:21:00Z">
        <w:r w:rsidR="00A65C0D">
          <w:rPr>
            <w:rFonts w:ascii="Arial" w:eastAsia="Times New Roman" w:hAnsi="Arial" w:cs="Arial"/>
            <w:color w:val="000000" w:themeColor="text1"/>
            <w:sz w:val="24"/>
            <w:szCs w:val="24"/>
          </w:rPr>
          <w:t>which are to</w:t>
        </w:r>
      </w:ins>
      <w:ins w:id="909" w:author="Aditya" w:date="2017-11-30T01:33:00Z">
        <w:r w:rsidRPr="009379A2">
          <w:rPr>
            <w:rFonts w:ascii="Arial" w:eastAsia="Times New Roman" w:hAnsi="Arial" w:cs="Arial"/>
            <w:color w:val="000000" w:themeColor="text1"/>
            <w:sz w:val="24"/>
            <w:szCs w:val="24"/>
          </w:rPr>
          <w:t xml:space="preserve"> spin up an EC2 instance of type Linux, an open internet gateway, an Amazon Relational Database Instance (RDS), a Virtual Private Cloud (VPC) and installing Apache Server, MySQL database instance and PHP over the Linux EC2 instance thus completing LAMP stack necessary to host the WordPress Website on it</w:t>
        </w:r>
      </w:ins>
      <w:ins w:id="910" w:author="Aditya" w:date="2017-12-01T04:21:00Z">
        <w:r w:rsidR="00A65C0D">
          <w:rPr>
            <w:rFonts w:ascii="Arial" w:eastAsia="Times New Roman" w:hAnsi="Arial" w:cs="Arial"/>
            <w:color w:val="000000" w:themeColor="text1"/>
            <w:sz w:val="24"/>
            <w:szCs w:val="24"/>
          </w:rPr>
          <w:t xml:space="preserve"> as shown in the code snippet below.</w:t>
        </w:r>
      </w:ins>
    </w:p>
    <w:p w14:paraId="138285AA" w14:textId="77777777" w:rsidR="004F6732" w:rsidRPr="004F6732" w:rsidRDefault="004F6732">
      <w:pPr>
        <w:spacing w:line="240" w:lineRule="auto"/>
        <w:jc w:val="both"/>
        <w:rPr>
          <w:ins w:id="911" w:author="Aditya" w:date="2017-11-30T01:33:00Z"/>
          <w:rFonts w:ascii="Arial" w:eastAsia="Times New Roman" w:hAnsi="Arial" w:cs="Arial"/>
          <w:b/>
          <w:i/>
          <w:color w:val="000000" w:themeColor="text1"/>
          <w:sz w:val="16"/>
          <w:szCs w:val="16"/>
          <w:rPrChange w:id="912" w:author="Aditya" w:date="2017-11-30T01:33:00Z">
            <w:rPr>
              <w:ins w:id="913" w:author="Aditya" w:date="2017-11-30T01:33:00Z"/>
              <w:rFonts w:ascii="Arial" w:eastAsia="Times New Roman" w:hAnsi="Arial" w:cs="Arial"/>
              <w:b/>
              <w:i/>
              <w:color w:val="000000" w:themeColor="text1"/>
              <w:sz w:val="20"/>
              <w:szCs w:val="20"/>
            </w:rPr>
          </w:rPrChange>
        </w:rPr>
        <w:pPrChange w:id="914" w:author="Aditya" w:date="2017-12-01T04:21:00Z">
          <w:pPr>
            <w:spacing w:line="360" w:lineRule="auto"/>
            <w:jc w:val="both"/>
          </w:pPr>
        </w:pPrChange>
      </w:pPr>
      <w:ins w:id="915" w:author="Aditya" w:date="2017-11-30T01:33:00Z">
        <w:r w:rsidRPr="004F6732">
          <w:rPr>
            <w:rFonts w:ascii="Arial" w:eastAsia="Times New Roman" w:hAnsi="Arial" w:cs="Arial"/>
            <w:b/>
            <w:i/>
            <w:color w:val="000000" w:themeColor="text1"/>
            <w:sz w:val="16"/>
            <w:szCs w:val="16"/>
            <w:rPrChange w:id="916" w:author="Aditya" w:date="2017-11-30T01:33:00Z">
              <w:rPr>
                <w:rFonts w:ascii="Arial" w:eastAsia="Times New Roman" w:hAnsi="Arial" w:cs="Arial"/>
                <w:b/>
                <w:i/>
                <w:color w:val="000000" w:themeColor="text1"/>
                <w:sz w:val="20"/>
                <w:szCs w:val="20"/>
              </w:rPr>
            </w:rPrChange>
          </w:rPr>
          <w:t>---</w:t>
        </w:r>
      </w:ins>
    </w:p>
    <w:p w14:paraId="114E7D0A" w14:textId="77777777" w:rsidR="004F6732" w:rsidRPr="004F6732" w:rsidRDefault="004F6732">
      <w:pPr>
        <w:spacing w:line="240" w:lineRule="auto"/>
        <w:jc w:val="both"/>
        <w:rPr>
          <w:ins w:id="917" w:author="Aditya" w:date="2017-11-30T01:33:00Z"/>
          <w:rFonts w:ascii="Arial" w:eastAsia="Times New Roman" w:hAnsi="Arial" w:cs="Arial"/>
          <w:b/>
          <w:i/>
          <w:color w:val="000000" w:themeColor="text1"/>
          <w:sz w:val="16"/>
          <w:szCs w:val="16"/>
          <w:rPrChange w:id="918" w:author="Aditya" w:date="2017-11-30T01:33:00Z">
            <w:rPr>
              <w:ins w:id="919" w:author="Aditya" w:date="2017-11-30T01:33:00Z"/>
              <w:rFonts w:ascii="Arial" w:eastAsia="Times New Roman" w:hAnsi="Arial" w:cs="Arial"/>
              <w:b/>
              <w:i/>
              <w:color w:val="000000" w:themeColor="text1"/>
              <w:sz w:val="20"/>
              <w:szCs w:val="20"/>
            </w:rPr>
          </w:rPrChange>
        </w:rPr>
        <w:pPrChange w:id="920" w:author="Aditya" w:date="2017-12-01T04:21:00Z">
          <w:pPr>
            <w:spacing w:line="360" w:lineRule="auto"/>
            <w:jc w:val="both"/>
          </w:pPr>
        </w:pPrChange>
      </w:pPr>
      <w:ins w:id="921" w:author="Aditya" w:date="2017-11-30T01:33:00Z">
        <w:r w:rsidRPr="004F6732">
          <w:rPr>
            <w:rFonts w:ascii="Arial" w:eastAsia="Times New Roman" w:hAnsi="Arial" w:cs="Arial"/>
            <w:b/>
            <w:i/>
            <w:color w:val="000000" w:themeColor="text1"/>
            <w:sz w:val="16"/>
            <w:szCs w:val="16"/>
            <w:rPrChange w:id="922" w:author="Aditya" w:date="2017-11-30T01:33:00Z">
              <w:rPr>
                <w:rFonts w:ascii="Arial" w:eastAsia="Times New Roman" w:hAnsi="Arial" w:cs="Arial"/>
                <w:b/>
                <w:i/>
                <w:color w:val="000000" w:themeColor="text1"/>
                <w:sz w:val="20"/>
                <w:szCs w:val="20"/>
              </w:rPr>
            </w:rPrChange>
          </w:rPr>
          <w:t>- hosts: dev</w:t>
        </w:r>
      </w:ins>
    </w:p>
    <w:p w14:paraId="0B1F978B" w14:textId="77777777" w:rsidR="004F6732" w:rsidRPr="004F6732" w:rsidRDefault="004F6732">
      <w:pPr>
        <w:spacing w:line="240" w:lineRule="auto"/>
        <w:jc w:val="both"/>
        <w:rPr>
          <w:ins w:id="923" w:author="Aditya" w:date="2017-11-30T01:33:00Z"/>
          <w:rFonts w:ascii="Arial" w:eastAsia="Times New Roman" w:hAnsi="Arial" w:cs="Arial"/>
          <w:b/>
          <w:i/>
          <w:color w:val="000000" w:themeColor="text1"/>
          <w:sz w:val="16"/>
          <w:szCs w:val="16"/>
          <w:rPrChange w:id="924" w:author="Aditya" w:date="2017-11-30T01:33:00Z">
            <w:rPr>
              <w:ins w:id="925" w:author="Aditya" w:date="2017-11-30T01:33:00Z"/>
              <w:rFonts w:ascii="Arial" w:eastAsia="Times New Roman" w:hAnsi="Arial" w:cs="Arial"/>
              <w:b/>
              <w:i/>
              <w:color w:val="000000" w:themeColor="text1"/>
              <w:sz w:val="20"/>
              <w:szCs w:val="20"/>
            </w:rPr>
          </w:rPrChange>
        </w:rPr>
        <w:pPrChange w:id="926" w:author="Aditya" w:date="2017-12-01T04:21:00Z">
          <w:pPr>
            <w:spacing w:line="360" w:lineRule="auto"/>
            <w:jc w:val="both"/>
          </w:pPr>
        </w:pPrChange>
      </w:pPr>
      <w:ins w:id="927" w:author="Aditya" w:date="2017-11-30T01:33:00Z">
        <w:r w:rsidRPr="004F6732">
          <w:rPr>
            <w:rFonts w:ascii="Arial" w:eastAsia="Times New Roman" w:hAnsi="Arial" w:cs="Arial"/>
            <w:b/>
            <w:i/>
            <w:color w:val="000000" w:themeColor="text1"/>
            <w:sz w:val="16"/>
            <w:szCs w:val="16"/>
            <w:rPrChange w:id="928" w:author="Aditya" w:date="2017-11-30T01:33:00Z">
              <w:rPr>
                <w:rFonts w:ascii="Arial" w:eastAsia="Times New Roman" w:hAnsi="Arial" w:cs="Arial"/>
                <w:b/>
                <w:i/>
                <w:color w:val="000000" w:themeColor="text1"/>
                <w:sz w:val="20"/>
                <w:szCs w:val="20"/>
              </w:rPr>
            </w:rPrChange>
          </w:rPr>
          <w:t xml:space="preserve">  become: yes</w:t>
        </w:r>
      </w:ins>
    </w:p>
    <w:p w14:paraId="560557BB" w14:textId="77777777" w:rsidR="004F6732" w:rsidRPr="004F6732" w:rsidRDefault="004F6732">
      <w:pPr>
        <w:spacing w:line="240" w:lineRule="auto"/>
        <w:jc w:val="both"/>
        <w:rPr>
          <w:ins w:id="929" w:author="Aditya" w:date="2017-11-30T01:33:00Z"/>
          <w:rFonts w:ascii="Arial" w:eastAsia="Times New Roman" w:hAnsi="Arial" w:cs="Arial"/>
          <w:b/>
          <w:i/>
          <w:color w:val="000000" w:themeColor="text1"/>
          <w:sz w:val="16"/>
          <w:szCs w:val="16"/>
          <w:rPrChange w:id="930" w:author="Aditya" w:date="2017-11-30T01:33:00Z">
            <w:rPr>
              <w:ins w:id="931" w:author="Aditya" w:date="2017-11-30T01:33:00Z"/>
              <w:rFonts w:ascii="Arial" w:eastAsia="Times New Roman" w:hAnsi="Arial" w:cs="Arial"/>
              <w:b/>
              <w:i/>
              <w:color w:val="000000" w:themeColor="text1"/>
              <w:sz w:val="20"/>
              <w:szCs w:val="20"/>
            </w:rPr>
          </w:rPrChange>
        </w:rPr>
        <w:pPrChange w:id="932" w:author="Aditya" w:date="2017-12-01T04:21:00Z">
          <w:pPr>
            <w:spacing w:line="360" w:lineRule="auto"/>
            <w:jc w:val="both"/>
          </w:pPr>
        </w:pPrChange>
      </w:pPr>
      <w:ins w:id="933" w:author="Aditya" w:date="2017-11-30T01:33:00Z">
        <w:r w:rsidRPr="004F6732">
          <w:rPr>
            <w:rFonts w:ascii="Arial" w:eastAsia="Times New Roman" w:hAnsi="Arial" w:cs="Arial"/>
            <w:b/>
            <w:i/>
            <w:color w:val="000000" w:themeColor="text1"/>
            <w:sz w:val="16"/>
            <w:szCs w:val="16"/>
            <w:rPrChange w:id="934" w:author="Aditya" w:date="2017-11-30T01:33:00Z">
              <w:rPr>
                <w:rFonts w:ascii="Arial" w:eastAsia="Times New Roman" w:hAnsi="Arial" w:cs="Arial"/>
                <w:b/>
                <w:i/>
                <w:color w:val="000000" w:themeColor="text1"/>
                <w:sz w:val="20"/>
                <w:szCs w:val="20"/>
              </w:rPr>
            </w:rPrChange>
          </w:rPr>
          <w:t xml:space="preserve">  remote_user: ec2-user</w:t>
        </w:r>
      </w:ins>
    </w:p>
    <w:p w14:paraId="26038F88" w14:textId="77777777" w:rsidR="004F6732" w:rsidRPr="004F6732" w:rsidRDefault="004F6732">
      <w:pPr>
        <w:spacing w:line="240" w:lineRule="auto"/>
        <w:jc w:val="both"/>
        <w:rPr>
          <w:ins w:id="935" w:author="Aditya" w:date="2017-11-30T01:33:00Z"/>
          <w:rFonts w:ascii="Arial" w:eastAsia="Times New Roman" w:hAnsi="Arial" w:cs="Arial"/>
          <w:b/>
          <w:i/>
          <w:color w:val="000000" w:themeColor="text1"/>
          <w:sz w:val="16"/>
          <w:szCs w:val="16"/>
          <w:rPrChange w:id="936" w:author="Aditya" w:date="2017-11-30T01:33:00Z">
            <w:rPr>
              <w:ins w:id="937" w:author="Aditya" w:date="2017-11-30T01:33:00Z"/>
              <w:rFonts w:ascii="Arial" w:eastAsia="Times New Roman" w:hAnsi="Arial" w:cs="Arial"/>
              <w:b/>
              <w:i/>
              <w:color w:val="000000" w:themeColor="text1"/>
              <w:sz w:val="20"/>
              <w:szCs w:val="20"/>
            </w:rPr>
          </w:rPrChange>
        </w:rPr>
        <w:pPrChange w:id="938" w:author="Aditya" w:date="2017-12-01T04:21:00Z">
          <w:pPr>
            <w:spacing w:line="360" w:lineRule="auto"/>
            <w:jc w:val="both"/>
          </w:pPr>
        </w:pPrChange>
      </w:pPr>
      <w:ins w:id="939" w:author="Aditya" w:date="2017-11-30T01:33:00Z">
        <w:r w:rsidRPr="004F6732">
          <w:rPr>
            <w:rFonts w:ascii="Arial" w:eastAsia="Times New Roman" w:hAnsi="Arial" w:cs="Arial"/>
            <w:b/>
            <w:i/>
            <w:color w:val="000000" w:themeColor="text1"/>
            <w:sz w:val="16"/>
            <w:szCs w:val="16"/>
            <w:rPrChange w:id="940" w:author="Aditya" w:date="2017-11-30T01:33:00Z">
              <w:rPr>
                <w:rFonts w:ascii="Arial" w:eastAsia="Times New Roman" w:hAnsi="Arial" w:cs="Arial"/>
                <w:b/>
                <w:i/>
                <w:color w:val="000000" w:themeColor="text1"/>
                <w:sz w:val="20"/>
                <w:szCs w:val="20"/>
              </w:rPr>
            </w:rPrChange>
          </w:rPr>
          <w:t xml:space="preserve">  tasks:</w:t>
        </w:r>
      </w:ins>
    </w:p>
    <w:p w14:paraId="71A60BC7" w14:textId="77777777" w:rsidR="004F6732" w:rsidRPr="004F6732" w:rsidRDefault="004F6732">
      <w:pPr>
        <w:spacing w:line="240" w:lineRule="auto"/>
        <w:jc w:val="both"/>
        <w:rPr>
          <w:ins w:id="941" w:author="Aditya" w:date="2017-11-30T01:33:00Z"/>
          <w:rFonts w:ascii="Arial" w:eastAsia="Times New Roman" w:hAnsi="Arial" w:cs="Arial"/>
          <w:b/>
          <w:i/>
          <w:color w:val="000000" w:themeColor="text1"/>
          <w:sz w:val="16"/>
          <w:szCs w:val="16"/>
          <w:rPrChange w:id="942" w:author="Aditya" w:date="2017-11-30T01:33:00Z">
            <w:rPr>
              <w:ins w:id="943" w:author="Aditya" w:date="2017-11-30T01:33:00Z"/>
              <w:rFonts w:ascii="Arial" w:eastAsia="Times New Roman" w:hAnsi="Arial" w:cs="Arial"/>
              <w:b/>
              <w:i/>
              <w:color w:val="000000" w:themeColor="text1"/>
              <w:sz w:val="20"/>
              <w:szCs w:val="20"/>
            </w:rPr>
          </w:rPrChange>
        </w:rPr>
        <w:pPrChange w:id="944" w:author="Aditya" w:date="2017-12-01T04:21:00Z">
          <w:pPr>
            <w:spacing w:line="360" w:lineRule="auto"/>
            <w:jc w:val="both"/>
          </w:pPr>
        </w:pPrChange>
      </w:pPr>
      <w:ins w:id="945" w:author="Aditya" w:date="2017-11-30T01:33:00Z">
        <w:r w:rsidRPr="004F6732">
          <w:rPr>
            <w:rFonts w:ascii="Arial" w:eastAsia="Times New Roman" w:hAnsi="Arial" w:cs="Arial"/>
            <w:b/>
            <w:i/>
            <w:color w:val="000000" w:themeColor="text1"/>
            <w:sz w:val="16"/>
            <w:szCs w:val="16"/>
            <w:rPrChange w:id="946" w:author="Aditya" w:date="2017-11-30T01:33:00Z">
              <w:rPr>
                <w:rFonts w:ascii="Arial" w:eastAsia="Times New Roman" w:hAnsi="Arial" w:cs="Arial"/>
                <w:b/>
                <w:i/>
                <w:color w:val="000000" w:themeColor="text1"/>
                <w:sz w:val="20"/>
                <w:szCs w:val="20"/>
              </w:rPr>
            </w:rPrChange>
          </w:rPr>
          <w:t xml:space="preserve">    - name: Install Apache.</w:t>
        </w:r>
      </w:ins>
    </w:p>
    <w:p w14:paraId="0A1EB40D" w14:textId="77777777" w:rsidR="004F6732" w:rsidRPr="004F6732" w:rsidRDefault="004F6732">
      <w:pPr>
        <w:spacing w:line="240" w:lineRule="auto"/>
        <w:jc w:val="both"/>
        <w:rPr>
          <w:ins w:id="947" w:author="Aditya" w:date="2017-11-30T01:33:00Z"/>
          <w:rFonts w:ascii="Arial" w:eastAsia="Times New Roman" w:hAnsi="Arial" w:cs="Arial"/>
          <w:b/>
          <w:i/>
          <w:color w:val="000000" w:themeColor="text1"/>
          <w:sz w:val="16"/>
          <w:szCs w:val="16"/>
          <w:rPrChange w:id="948" w:author="Aditya" w:date="2017-11-30T01:33:00Z">
            <w:rPr>
              <w:ins w:id="949" w:author="Aditya" w:date="2017-11-30T01:33:00Z"/>
              <w:rFonts w:ascii="Arial" w:eastAsia="Times New Roman" w:hAnsi="Arial" w:cs="Arial"/>
              <w:b/>
              <w:i/>
              <w:color w:val="000000" w:themeColor="text1"/>
              <w:sz w:val="20"/>
              <w:szCs w:val="20"/>
            </w:rPr>
          </w:rPrChange>
        </w:rPr>
        <w:pPrChange w:id="950" w:author="Aditya" w:date="2017-12-01T04:21:00Z">
          <w:pPr>
            <w:spacing w:line="360" w:lineRule="auto"/>
            <w:jc w:val="both"/>
          </w:pPr>
        </w:pPrChange>
      </w:pPr>
      <w:ins w:id="951" w:author="Aditya" w:date="2017-11-30T01:33:00Z">
        <w:r w:rsidRPr="004F6732">
          <w:rPr>
            <w:rFonts w:ascii="Arial" w:eastAsia="Times New Roman" w:hAnsi="Arial" w:cs="Arial"/>
            <w:b/>
            <w:i/>
            <w:color w:val="000000" w:themeColor="text1"/>
            <w:sz w:val="16"/>
            <w:szCs w:val="16"/>
            <w:rPrChange w:id="952" w:author="Aditya" w:date="2017-11-30T01:33:00Z">
              <w:rPr>
                <w:rFonts w:ascii="Arial" w:eastAsia="Times New Roman" w:hAnsi="Arial" w:cs="Arial"/>
                <w:b/>
                <w:i/>
                <w:color w:val="000000" w:themeColor="text1"/>
                <w:sz w:val="20"/>
                <w:szCs w:val="20"/>
              </w:rPr>
            </w:rPrChange>
          </w:rPr>
          <w:t xml:space="preserve">      yum: name={{ item }} state=present</w:t>
        </w:r>
      </w:ins>
    </w:p>
    <w:p w14:paraId="56EE19C8" w14:textId="77777777" w:rsidR="004F6732" w:rsidRPr="004F6732" w:rsidRDefault="004F6732">
      <w:pPr>
        <w:spacing w:line="240" w:lineRule="auto"/>
        <w:jc w:val="both"/>
        <w:rPr>
          <w:ins w:id="953" w:author="Aditya" w:date="2017-11-30T01:33:00Z"/>
          <w:rFonts w:ascii="Arial" w:eastAsia="Times New Roman" w:hAnsi="Arial" w:cs="Arial"/>
          <w:b/>
          <w:i/>
          <w:color w:val="000000" w:themeColor="text1"/>
          <w:sz w:val="16"/>
          <w:szCs w:val="16"/>
          <w:rPrChange w:id="954" w:author="Aditya" w:date="2017-11-30T01:33:00Z">
            <w:rPr>
              <w:ins w:id="955" w:author="Aditya" w:date="2017-11-30T01:33:00Z"/>
              <w:rFonts w:ascii="Arial" w:eastAsia="Times New Roman" w:hAnsi="Arial" w:cs="Arial"/>
              <w:b/>
              <w:i/>
              <w:color w:val="000000" w:themeColor="text1"/>
              <w:sz w:val="20"/>
              <w:szCs w:val="20"/>
            </w:rPr>
          </w:rPrChange>
        </w:rPr>
        <w:pPrChange w:id="956" w:author="Aditya" w:date="2017-12-01T04:21:00Z">
          <w:pPr>
            <w:spacing w:line="360" w:lineRule="auto"/>
            <w:jc w:val="both"/>
          </w:pPr>
        </w:pPrChange>
      </w:pPr>
      <w:ins w:id="957" w:author="Aditya" w:date="2017-11-30T01:33:00Z">
        <w:r w:rsidRPr="004F6732">
          <w:rPr>
            <w:rFonts w:ascii="Arial" w:eastAsia="Times New Roman" w:hAnsi="Arial" w:cs="Arial"/>
            <w:b/>
            <w:i/>
            <w:color w:val="000000" w:themeColor="text1"/>
            <w:sz w:val="16"/>
            <w:szCs w:val="16"/>
            <w:rPrChange w:id="958" w:author="Aditya" w:date="2017-11-30T01:33:00Z">
              <w:rPr>
                <w:rFonts w:ascii="Arial" w:eastAsia="Times New Roman" w:hAnsi="Arial" w:cs="Arial"/>
                <w:b/>
                <w:i/>
                <w:color w:val="000000" w:themeColor="text1"/>
                <w:sz w:val="20"/>
                <w:szCs w:val="20"/>
              </w:rPr>
            </w:rPrChange>
          </w:rPr>
          <w:t xml:space="preserve">      with_items:</w:t>
        </w:r>
      </w:ins>
    </w:p>
    <w:p w14:paraId="075FFD4E" w14:textId="77777777" w:rsidR="004F6732" w:rsidRPr="004F6732" w:rsidRDefault="004F6732">
      <w:pPr>
        <w:spacing w:line="240" w:lineRule="auto"/>
        <w:jc w:val="both"/>
        <w:rPr>
          <w:ins w:id="959" w:author="Aditya" w:date="2017-11-30T01:33:00Z"/>
          <w:rFonts w:ascii="Arial" w:eastAsia="Times New Roman" w:hAnsi="Arial" w:cs="Arial"/>
          <w:b/>
          <w:i/>
          <w:color w:val="000000" w:themeColor="text1"/>
          <w:sz w:val="16"/>
          <w:szCs w:val="16"/>
          <w:rPrChange w:id="960" w:author="Aditya" w:date="2017-11-30T01:33:00Z">
            <w:rPr>
              <w:ins w:id="961" w:author="Aditya" w:date="2017-11-30T01:33:00Z"/>
              <w:rFonts w:ascii="Arial" w:eastAsia="Times New Roman" w:hAnsi="Arial" w:cs="Arial"/>
              <w:b/>
              <w:i/>
              <w:color w:val="000000" w:themeColor="text1"/>
              <w:sz w:val="20"/>
              <w:szCs w:val="20"/>
            </w:rPr>
          </w:rPrChange>
        </w:rPr>
        <w:pPrChange w:id="962" w:author="Aditya" w:date="2017-12-01T04:21:00Z">
          <w:pPr>
            <w:spacing w:line="360" w:lineRule="auto"/>
            <w:jc w:val="both"/>
          </w:pPr>
        </w:pPrChange>
      </w:pPr>
      <w:ins w:id="963" w:author="Aditya" w:date="2017-11-30T01:33:00Z">
        <w:r w:rsidRPr="004F6732">
          <w:rPr>
            <w:rFonts w:ascii="Arial" w:eastAsia="Times New Roman" w:hAnsi="Arial" w:cs="Arial"/>
            <w:b/>
            <w:i/>
            <w:color w:val="000000" w:themeColor="text1"/>
            <w:sz w:val="16"/>
            <w:szCs w:val="16"/>
            <w:rPrChange w:id="964" w:author="Aditya" w:date="2017-11-30T01:33:00Z">
              <w:rPr>
                <w:rFonts w:ascii="Arial" w:eastAsia="Times New Roman" w:hAnsi="Arial" w:cs="Arial"/>
                <w:b/>
                <w:i/>
                <w:color w:val="000000" w:themeColor="text1"/>
                <w:sz w:val="20"/>
                <w:szCs w:val="20"/>
              </w:rPr>
            </w:rPrChange>
          </w:rPr>
          <w:t xml:space="preserve">      - httpd</w:t>
        </w:r>
      </w:ins>
    </w:p>
    <w:p w14:paraId="08853F2E" w14:textId="77777777" w:rsidR="004F6732" w:rsidRPr="004F6732" w:rsidRDefault="004F6732">
      <w:pPr>
        <w:spacing w:line="240" w:lineRule="auto"/>
        <w:jc w:val="both"/>
        <w:rPr>
          <w:ins w:id="965" w:author="Aditya" w:date="2017-11-30T01:33:00Z"/>
          <w:rFonts w:ascii="Arial" w:eastAsia="Times New Roman" w:hAnsi="Arial" w:cs="Arial"/>
          <w:b/>
          <w:i/>
          <w:color w:val="000000" w:themeColor="text1"/>
          <w:sz w:val="16"/>
          <w:szCs w:val="16"/>
          <w:rPrChange w:id="966" w:author="Aditya" w:date="2017-11-30T01:33:00Z">
            <w:rPr>
              <w:ins w:id="967" w:author="Aditya" w:date="2017-11-30T01:33:00Z"/>
              <w:rFonts w:ascii="Arial" w:eastAsia="Times New Roman" w:hAnsi="Arial" w:cs="Arial"/>
              <w:b/>
              <w:i/>
              <w:color w:val="000000" w:themeColor="text1"/>
              <w:sz w:val="20"/>
              <w:szCs w:val="20"/>
            </w:rPr>
          </w:rPrChange>
        </w:rPr>
        <w:pPrChange w:id="968" w:author="Aditya" w:date="2017-12-01T04:21:00Z">
          <w:pPr>
            <w:spacing w:line="360" w:lineRule="auto"/>
            <w:jc w:val="both"/>
          </w:pPr>
        </w:pPrChange>
      </w:pPr>
      <w:ins w:id="969" w:author="Aditya" w:date="2017-11-30T01:33:00Z">
        <w:r w:rsidRPr="004F6732">
          <w:rPr>
            <w:rFonts w:ascii="Arial" w:eastAsia="Times New Roman" w:hAnsi="Arial" w:cs="Arial"/>
            <w:b/>
            <w:i/>
            <w:color w:val="000000" w:themeColor="text1"/>
            <w:sz w:val="16"/>
            <w:szCs w:val="16"/>
            <w:rPrChange w:id="970" w:author="Aditya" w:date="2017-11-30T01:33:00Z">
              <w:rPr>
                <w:rFonts w:ascii="Arial" w:eastAsia="Times New Roman" w:hAnsi="Arial" w:cs="Arial"/>
                <w:b/>
                <w:i/>
                <w:color w:val="000000" w:themeColor="text1"/>
                <w:sz w:val="20"/>
                <w:szCs w:val="20"/>
              </w:rPr>
            </w:rPrChange>
          </w:rPr>
          <w:t xml:space="preserve">      - php</w:t>
        </w:r>
      </w:ins>
    </w:p>
    <w:p w14:paraId="7AD570C5" w14:textId="77777777" w:rsidR="004F6732" w:rsidRPr="004F6732" w:rsidRDefault="004F6732">
      <w:pPr>
        <w:spacing w:line="240" w:lineRule="auto"/>
        <w:jc w:val="both"/>
        <w:rPr>
          <w:ins w:id="971" w:author="Aditya" w:date="2017-11-30T01:33:00Z"/>
          <w:rFonts w:ascii="Arial" w:eastAsia="Times New Roman" w:hAnsi="Arial" w:cs="Arial"/>
          <w:b/>
          <w:i/>
          <w:color w:val="000000" w:themeColor="text1"/>
          <w:sz w:val="16"/>
          <w:szCs w:val="16"/>
          <w:rPrChange w:id="972" w:author="Aditya" w:date="2017-11-30T01:33:00Z">
            <w:rPr>
              <w:ins w:id="973" w:author="Aditya" w:date="2017-11-30T01:33:00Z"/>
              <w:rFonts w:ascii="Arial" w:eastAsia="Times New Roman" w:hAnsi="Arial" w:cs="Arial"/>
              <w:b/>
              <w:i/>
              <w:color w:val="000000" w:themeColor="text1"/>
              <w:sz w:val="20"/>
              <w:szCs w:val="20"/>
            </w:rPr>
          </w:rPrChange>
        </w:rPr>
        <w:pPrChange w:id="974" w:author="Aditya" w:date="2017-12-01T04:21:00Z">
          <w:pPr>
            <w:spacing w:line="360" w:lineRule="auto"/>
            <w:jc w:val="both"/>
          </w:pPr>
        </w:pPrChange>
      </w:pPr>
      <w:ins w:id="975" w:author="Aditya" w:date="2017-11-30T01:33:00Z">
        <w:r w:rsidRPr="004F6732">
          <w:rPr>
            <w:rFonts w:ascii="Arial" w:eastAsia="Times New Roman" w:hAnsi="Arial" w:cs="Arial"/>
            <w:b/>
            <w:i/>
            <w:color w:val="000000" w:themeColor="text1"/>
            <w:sz w:val="16"/>
            <w:szCs w:val="16"/>
            <w:rPrChange w:id="976" w:author="Aditya" w:date="2017-11-30T01:33:00Z">
              <w:rPr>
                <w:rFonts w:ascii="Arial" w:eastAsia="Times New Roman" w:hAnsi="Arial" w:cs="Arial"/>
                <w:b/>
                <w:i/>
                <w:color w:val="000000" w:themeColor="text1"/>
                <w:sz w:val="20"/>
                <w:szCs w:val="20"/>
              </w:rPr>
            </w:rPrChange>
          </w:rPr>
          <w:t xml:space="preserve">      - php-mysql</w:t>
        </w:r>
      </w:ins>
    </w:p>
    <w:p w14:paraId="69542415" w14:textId="77777777" w:rsidR="004F6732" w:rsidRPr="004F6732" w:rsidRDefault="004F6732">
      <w:pPr>
        <w:spacing w:line="240" w:lineRule="auto"/>
        <w:jc w:val="both"/>
        <w:rPr>
          <w:ins w:id="977" w:author="Aditya" w:date="2017-11-30T01:33:00Z"/>
          <w:rFonts w:ascii="Arial" w:eastAsia="Times New Roman" w:hAnsi="Arial" w:cs="Arial"/>
          <w:b/>
          <w:i/>
          <w:color w:val="000000" w:themeColor="text1"/>
          <w:sz w:val="16"/>
          <w:szCs w:val="16"/>
          <w:rPrChange w:id="978" w:author="Aditya" w:date="2017-11-30T01:33:00Z">
            <w:rPr>
              <w:ins w:id="979" w:author="Aditya" w:date="2017-11-30T01:33:00Z"/>
              <w:rFonts w:ascii="Arial" w:eastAsia="Times New Roman" w:hAnsi="Arial" w:cs="Arial"/>
              <w:b/>
              <w:i/>
              <w:color w:val="000000" w:themeColor="text1"/>
              <w:sz w:val="20"/>
              <w:szCs w:val="20"/>
            </w:rPr>
          </w:rPrChange>
        </w:rPr>
        <w:pPrChange w:id="980" w:author="Aditya" w:date="2017-12-01T04:21:00Z">
          <w:pPr>
            <w:spacing w:line="360" w:lineRule="auto"/>
            <w:jc w:val="both"/>
          </w:pPr>
        </w:pPrChange>
      </w:pPr>
      <w:ins w:id="981" w:author="Aditya" w:date="2017-11-30T01:33:00Z">
        <w:r w:rsidRPr="004F6732">
          <w:rPr>
            <w:rFonts w:ascii="Arial" w:eastAsia="Times New Roman" w:hAnsi="Arial" w:cs="Arial"/>
            <w:b/>
            <w:i/>
            <w:color w:val="000000" w:themeColor="text1"/>
            <w:sz w:val="16"/>
            <w:szCs w:val="16"/>
            <w:rPrChange w:id="982" w:author="Aditya" w:date="2017-11-30T01:33:00Z">
              <w:rPr>
                <w:rFonts w:ascii="Arial" w:eastAsia="Times New Roman" w:hAnsi="Arial" w:cs="Arial"/>
                <w:b/>
                <w:i/>
                <w:color w:val="000000" w:themeColor="text1"/>
                <w:sz w:val="20"/>
                <w:szCs w:val="20"/>
              </w:rPr>
            </w:rPrChange>
          </w:rPr>
          <w:t xml:space="preserve">    - name: Download WordPress</w:t>
        </w:r>
      </w:ins>
    </w:p>
    <w:p w14:paraId="5BF936D5" w14:textId="77777777" w:rsidR="004F6732" w:rsidRPr="004F6732" w:rsidRDefault="004F6732">
      <w:pPr>
        <w:spacing w:line="240" w:lineRule="auto"/>
        <w:jc w:val="both"/>
        <w:rPr>
          <w:ins w:id="983" w:author="Aditya" w:date="2017-11-30T01:33:00Z"/>
          <w:rFonts w:ascii="Arial" w:eastAsia="Times New Roman" w:hAnsi="Arial" w:cs="Arial"/>
          <w:b/>
          <w:i/>
          <w:color w:val="000000" w:themeColor="text1"/>
          <w:sz w:val="16"/>
          <w:szCs w:val="16"/>
          <w:rPrChange w:id="984" w:author="Aditya" w:date="2017-11-30T01:33:00Z">
            <w:rPr>
              <w:ins w:id="985" w:author="Aditya" w:date="2017-11-30T01:33:00Z"/>
              <w:rFonts w:ascii="Arial" w:eastAsia="Times New Roman" w:hAnsi="Arial" w:cs="Arial"/>
              <w:b/>
              <w:i/>
              <w:color w:val="000000" w:themeColor="text1"/>
              <w:sz w:val="20"/>
              <w:szCs w:val="20"/>
            </w:rPr>
          </w:rPrChange>
        </w:rPr>
        <w:pPrChange w:id="986" w:author="Aditya" w:date="2017-12-01T04:21:00Z">
          <w:pPr>
            <w:spacing w:line="360" w:lineRule="auto"/>
            <w:jc w:val="both"/>
          </w:pPr>
        </w:pPrChange>
      </w:pPr>
      <w:ins w:id="987" w:author="Aditya" w:date="2017-11-30T01:33:00Z">
        <w:r w:rsidRPr="004F6732">
          <w:rPr>
            <w:rFonts w:ascii="Arial" w:eastAsia="Times New Roman" w:hAnsi="Arial" w:cs="Arial"/>
            <w:b/>
            <w:i/>
            <w:color w:val="000000" w:themeColor="text1"/>
            <w:sz w:val="16"/>
            <w:szCs w:val="16"/>
            <w:rPrChange w:id="988" w:author="Aditya" w:date="2017-11-30T01:33:00Z">
              <w:rPr>
                <w:rFonts w:ascii="Arial" w:eastAsia="Times New Roman" w:hAnsi="Arial" w:cs="Arial"/>
                <w:b/>
                <w:i/>
                <w:color w:val="000000" w:themeColor="text1"/>
                <w:sz w:val="20"/>
                <w:szCs w:val="20"/>
              </w:rPr>
            </w:rPrChange>
          </w:rPr>
          <w:t xml:space="preserve">      get_url: url=http://wordpress.org/wordpress-latest.tar.gz dest=/var/www/html/wordpress.tar.gz force=yes</w:t>
        </w:r>
      </w:ins>
    </w:p>
    <w:p w14:paraId="02B9773A" w14:textId="77777777" w:rsidR="004F6732" w:rsidRPr="004F6732" w:rsidRDefault="004F6732">
      <w:pPr>
        <w:spacing w:line="240" w:lineRule="auto"/>
        <w:jc w:val="both"/>
        <w:rPr>
          <w:ins w:id="989" w:author="Aditya" w:date="2017-11-30T01:33:00Z"/>
          <w:rFonts w:ascii="Arial" w:eastAsia="Times New Roman" w:hAnsi="Arial" w:cs="Arial"/>
          <w:b/>
          <w:i/>
          <w:color w:val="000000" w:themeColor="text1"/>
          <w:sz w:val="16"/>
          <w:szCs w:val="16"/>
          <w:rPrChange w:id="990" w:author="Aditya" w:date="2017-11-30T01:33:00Z">
            <w:rPr>
              <w:ins w:id="991" w:author="Aditya" w:date="2017-11-30T01:33:00Z"/>
              <w:rFonts w:ascii="Arial" w:eastAsia="Times New Roman" w:hAnsi="Arial" w:cs="Arial"/>
              <w:b/>
              <w:i/>
              <w:color w:val="000000" w:themeColor="text1"/>
              <w:sz w:val="20"/>
              <w:szCs w:val="20"/>
            </w:rPr>
          </w:rPrChange>
        </w:rPr>
        <w:pPrChange w:id="992" w:author="Aditya" w:date="2017-12-01T04:21:00Z">
          <w:pPr>
            <w:spacing w:line="360" w:lineRule="auto"/>
            <w:jc w:val="both"/>
          </w:pPr>
        </w:pPrChange>
      </w:pPr>
      <w:ins w:id="993" w:author="Aditya" w:date="2017-11-30T01:33:00Z">
        <w:r w:rsidRPr="004F6732">
          <w:rPr>
            <w:rFonts w:ascii="Arial" w:eastAsia="Times New Roman" w:hAnsi="Arial" w:cs="Arial"/>
            <w:b/>
            <w:i/>
            <w:color w:val="000000" w:themeColor="text1"/>
            <w:sz w:val="16"/>
            <w:szCs w:val="16"/>
            <w:rPrChange w:id="994" w:author="Aditya" w:date="2017-11-30T01:33:00Z">
              <w:rPr>
                <w:rFonts w:ascii="Arial" w:eastAsia="Times New Roman" w:hAnsi="Arial" w:cs="Arial"/>
                <w:b/>
                <w:i/>
                <w:color w:val="000000" w:themeColor="text1"/>
                <w:sz w:val="20"/>
                <w:szCs w:val="20"/>
              </w:rPr>
            </w:rPrChange>
          </w:rPr>
          <w:t xml:space="preserve">    - name: Extract WordPress</w:t>
        </w:r>
      </w:ins>
    </w:p>
    <w:p w14:paraId="42CE0928" w14:textId="77777777" w:rsidR="00B7182D" w:rsidRDefault="004F6732" w:rsidP="00B7182D">
      <w:pPr>
        <w:spacing w:line="240" w:lineRule="auto"/>
        <w:jc w:val="both"/>
        <w:rPr>
          <w:ins w:id="995" w:author="Aditya" w:date="2017-12-01T04:22:00Z"/>
          <w:rFonts w:ascii="Arial" w:eastAsia="Times New Roman" w:hAnsi="Arial" w:cs="Arial"/>
          <w:b/>
          <w:i/>
          <w:color w:val="000000" w:themeColor="text1"/>
          <w:sz w:val="16"/>
          <w:szCs w:val="16"/>
        </w:rPr>
      </w:pPr>
      <w:ins w:id="996" w:author="Aditya" w:date="2017-11-30T01:33:00Z">
        <w:r w:rsidRPr="004F6732">
          <w:rPr>
            <w:rFonts w:ascii="Arial" w:eastAsia="Times New Roman" w:hAnsi="Arial" w:cs="Arial"/>
            <w:b/>
            <w:i/>
            <w:color w:val="000000" w:themeColor="text1"/>
            <w:sz w:val="16"/>
            <w:szCs w:val="16"/>
            <w:rPrChange w:id="997" w:author="Aditya" w:date="2017-11-30T01:33:00Z">
              <w:rPr>
                <w:rFonts w:ascii="Arial" w:eastAsia="Times New Roman" w:hAnsi="Arial" w:cs="Arial"/>
                <w:b/>
                <w:i/>
                <w:color w:val="000000" w:themeColor="text1"/>
                <w:sz w:val="20"/>
                <w:szCs w:val="20"/>
              </w:rPr>
            </w:rPrChange>
          </w:rPr>
          <w:t xml:space="preserve">      command: "tar xzf /var/www/html/wordpress.tar.gz -C /var/www/html --strip-components 1"</w:t>
        </w:r>
      </w:ins>
    </w:p>
    <w:p w14:paraId="79DC3CA6" w14:textId="7424CCB4" w:rsidR="004F6732" w:rsidRPr="00F53ACF" w:rsidRDefault="004F6732">
      <w:pPr>
        <w:spacing w:line="240" w:lineRule="auto"/>
        <w:jc w:val="both"/>
        <w:rPr>
          <w:ins w:id="998" w:author="Aditya" w:date="2017-11-30T01:33:00Z"/>
          <w:rFonts w:ascii="Arial" w:eastAsia="Times New Roman" w:hAnsi="Arial" w:cs="Arial"/>
          <w:i/>
          <w:color w:val="000000" w:themeColor="text1"/>
          <w:sz w:val="18"/>
          <w:szCs w:val="18"/>
          <w:rPrChange w:id="999" w:author="Aditya" w:date="2017-12-01T04:38:00Z">
            <w:rPr>
              <w:ins w:id="1000" w:author="Aditya" w:date="2017-11-30T01:33:00Z"/>
              <w:rFonts w:ascii="Arial" w:eastAsia="Times New Roman" w:hAnsi="Arial" w:cs="Arial"/>
              <w:bCs/>
              <w:color w:val="4472C4" w:themeColor="accent1"/>
              <w:sz w:val="24"/>
              <w:szCs w:val="24"/>
            </w:rPr>
          </w:rPrChange>
        </w:rPr>
        <w:pPrChange w:id="1001" w:author="Aditya" w:date="2017-12-01T04:21:00Z">
          <w:pPr>
            <w:pStyle w:val="Heading1"/>
            <w:shd w:val="clear" w:color="auto" w:fill="FFFFFF"/>
            <w:spacing w:before="810" w:after="225"/>
          </w:pPr>
        </w:pPrChange>
      </w:pPr>
      <w:ins w:id="1002" w:author="Aditya" w:date="2017-11-30T01:34:00Z">
        <w:r w:rsidRPr="00F53ACF">
          <w:rPr>
            <w:rFonts w:ascii="Arial" w:eastAsia="Times New Roman" w:hAnsi="Arial" w:cs="Arial"/>
            <w:bCs/>
            <w:color w:val="4472C4" w:themeColor="accent1"/>
            <w:sz w:val="18"/>
            <w:szCs w:val="18"/>
            <w:rPrChange w:id="1003" w:author="Aditya" w:date="2017-12-01T04:38:00Z">
              <w:rPr>
                <w:rFonts w:ascii="Arial" w:eastAsia="Times New Roman" w:hAnsi="Arial" w:cs="Arial"/>
                <w:bCs/>
                <w:color w:val="4472C4" w:themeColor="accent1"/>
                <w:sz w:val="24"/>
                <w:szCs w:val="24"/>
              </w:rPr>
            </w:rPrChange>
          </w:rPr>
          <w:t>Code Snippet</w:t>
        </w:r>
      </w:ins>
      <w:ins w:id="1004" w:author="Aditya" w:date="2017-11-30T01:33:00Z">
        <w:r w:rsidRPr="00F53ACF">
          <w:rPr>
            <w:rFonts w:ascii="Arial" w:eastAsia="Times New Roman" w:hAnsi="Arial" w:cs="Arial"/>
            <w:bCs/>
            <w:color w:val="4472C4" w:themeColor="accent1"/>
            <w:sz w:val="18"/>
            <w:szCs w:val="18"/>
            <w:rPrChange w:id="1005" w:author="Aditya" w:date="2017-12-01T04:38:00Z">
              <w:rPr>
                <w:rFonts w:ascii="Arial" w:eastAsia="Times New Roman" w:hAnsi="Arial" w:cs="Arial"/>
                <w:bCs/>
                <w:color w:val="4472C4" w:themeColor="accent1"/>
                <w:sz w:val="24"/>
                <w:szCs w:val="24"/>
              </w:rPr>
            </w:rPrChange>
          </w:rPr>
          <w:t xml:space="preserve"> 2: Ansible Code snippet highlighting the process of installing WordPress website.</w:t>
        </w:r>
      </w:ins>
    </w:p>
    <w:p w14:paraId="3605AABB" w14:textId="69A0CF01" w:rsidR="00FF40C0" w:rsidRPr="00B7182D" w:rsidRDefault="004F6732">
      <w:pPr>
        <w:spacing w:line="360" w:lineRule="auto"/>
        <w:rPr>
          <w:ins w:id="1006" w:author="Aditya" w:date="2017-11-30T01:08:00Z"/>
          <w:rPrChange w:id="1007" w:author="Aditya" w:date="2017-12-01T04:22:00Z">
            <w:rPr>
              <w:ins w:id="1008" w:author="Aditya" w:date="2017-11-30T01:08:00Z"/>
              <w:rFonts w:ascii="Arial" w:eastAsia="Times New Roman" w:hAnsi="Arial" w:cs="Arial"/>
              <w:color w:val="000000" w:themeColor="text1"/>
              <w:sz w:val="24"/>
              <w:szCs w:val="24"/>
            </w:rPr>
          </w:rPrChange>
        </w:rPr>
        <w:pPrChange w:id="1009" w:author="Aditya" w:date="2017-12-01T04:22:00Z">
          <w:pPr>
            <w:spacing w:line="360" w:lineRule="auto"/>
            <w:jc w:val="both"/>
          </w:pPr>
        </w:pPrChange>
      </w:pPr>
      <w:ins w:id="1010" w:author="Aditya" w:date="2017-11-30T01:33:00Z">
        <w:r w:rsidRPr="009379A2">
          <w:rPr>
            <w:rFonts w:ascii="Arial" w:eastAsia="Times New Roman" w:hAnsi="Arial" w:cs="Arial"/>
            <w:color w:val="000000" w:themeColor="text1"/>
            <w:sz w:val="24"/>
            <w:szCs w:val="24"/>
          </w:rPr>
          <w:lastRenderedPageBreak/>
          <w:t>The 2</w:t>
        </w:r>
        <w:r w:rsidRPr="009379A2">
          <w:rPr>
            <w:rFonts w:ascii="Arial" w:eastAsia="Times New Roman" w:hAnsi="Arial" w:cs="Arial"/>
            <w:color w:val="000000" w:themeColor="text1"/>
            <w:sz w:val="24"/>
            <w:szCs w:val="24"/>
            <w:vertAlign w:val="superscript"/>
          </w:rPr>
          <w:t>nd</w:t>
        </w:r>
        <w:r w:rsidRPr="009379A2">
          <w:rPr>
            <w:rFonts w:ascii="Arial" w:eastAsia="Times New Roman" w:hAnsi="Arial" w:cs="Arial"/>
            <w:color w:val="000000" w:themeColor="text1"/>
            <w:sz w:val="24"/>
            <w:szCs w:val="24"/>
          </w:rPr>
          <w:t xml:space="preserve"> developer after modifying terraform scripts and adding ansible script has again initialized terraform to build the final infrastructure to successfully deploy WordPress website over Amazon Web Services.</w:t>
        </w:r>
      </w:ins>
      <w:ins w:id="1011" w:author="Aditya" w:date="2017-11-30T20:31:00Z">
        <w:r w:rsidR="001331D3">
          <w:rPr>
            <w:rFonts w:ascii="Arial" w:eastAsia="Times New Roman" w:hAnsi="Arial" w:cs="Arial"/>
            <w:color w:val="000000" w:themeColor="text1"/>
            <w:sz w:val="24"/>
            <w:szCs w:val="24"/>
          </w:rPr>
          <w:tab/>
        </w:r>
      </w:ins>
    </w:p>
    <w:p w14:paraId="5C71E3A3" w14:textId="573D2AEA" w:rsidR="006D48D8" w:rsidDel="00A0062F" w:rsidRDefault="007C32DA" w:rsidP="004D469C">
      <w:pPr>
        <w:spacing w:line="360" w:lineRule="auto"/>
        <w:jc w:val="both"/>
        <w:rPr>
          <w:del w:id="1012" w:author="Aditya" w:date="2017-11-30T01:08:00Z"/>
          <w:rFonts w:ascii="Arial" w:eastAsia="Times New Roman" w:hAnsi="Arial" w:cs="Arial"/>
          <w:color w:val="000000" w:themeColor="text1"/>
          <w:sz w:val="24"/>
          <w:szCs w:val="24"/>
        </w:rPr>
      </w:pPr>
      <w:del w:id="1013" w:author="Aditya" w:date="2017-11-30T01:08:00Z">
        <w:r w:rsidRPr="009432B9" w:rsidDel="00A0062F">
          <w:rPr>
            <w:rFonts w:ascii="Arial" w:eastAsia="Times New Roman" w:hAnsi="Arial" w:cs="Arial"/>
            <w:color w:val="000000" w:themeColor="text1"/>
            <w:sz w:val="24"/>
            <w:szCs w:val="24"/>
          </w:rPr>
          <w:delText xml:space="preserve">To stimulate the Agile Development along with Continuous Integration and Deployment, </w:delText>
        </w:r>
        <w:commentRangeStart w:id="1014"/>
        <w:commentRangeStart w:id="1015"/>
        <w:commentRangeStart w:id="1016"/>
        <w:commentRangeStart w:id="1017"/>
        <w:r w:rsidRPr="009432B9" w:rsidDel="00A0062F">
          <w:rPr>
            <w:rFonts w:ascii="Arial" w:eastAsia="Times New Roman" w:hAnsi="Arial" w:cs="Arial"/>
            <w:color w:val="000000" w:themeColor="text1"/>
            <w:sz w:val="24"/>
            <w:szCs w:val="24"/>
          </w:rPr>
          <w:delText xml:space="preserve">I </w:delText>
        </w:r>
        <w:commentRangeEnd w:id="1014"/>
        <w:r w:rsidR="001133A9" w:rsidDel="00A0062F">
          <w:rPr>
            <w:rStyle w:val="CommentReference"/>
          </w:rPr>
          <w:commentReference w:id="1014"/>
        </w:r>
      </w:del>
      <w:commentRangeEnd w:id="1015"/>
      <w:r w:rsidR="0046579D">
        <w:rPr>
          <w:rStyle w:val="CommentReference"/>
        </w:rPr>
        <w:commentReference w:id="1015"/>
      </w:r>
      <w:del w:id="1018" w:author="Aditya" w:date="2017-11-30T01:08:00Z">
        <w:r w:rsidRPr="009432B9" w:rsidDel="00A0062F">
          <w:rPr>
            <w:rFonts w:ascii="Arial" w:eastAsia="Times New Roman" w:hAnsi="Arial" w:cs="Arial"/>
            <w:color w:val="000000" w:themeColor="text1"/>
            <w:sz w:val="24"/>
            <w:szCs w:val="24"/>
          </w:rPr>
          <w:delText xml:space="preserve">will be developing my </w:delText>
        </w:r>
        <w:commentRangeEnd w:id="1016"/>
        <w:r w:rsidR="005B1CEE" w:rsidDel="00A0062F">
          <w:rPr>
            <w:rStyle w:val="CommentReference"/>
          </w:rPr>
          <w:commentReference w:id="1016"/>
        </w:r>
      </w:del>
      <w:commentRangeEnd w:id="1017"/>
      <w:r w:rsidR="0046579D">
        <w:rPr>
          <w:rStyle w:val="CommentReference"/>
        </w:rPr>
        <w:commentReference w:id="1017"/>
      </w:r>
      <w:commentRangeStart w:id="1019"/>
      <w:commentRangeStart w:id="1020"/>
      <w:del w:id="1021" w:author="Aditya" w:date="2017-11-30T01:08:00Z">
        <w:r w:rsidRPr="009432B9" w:rsidDel="00A0062F">
          <w:rPr>
            <w:rFonts w:ascii="Arial" w:eastAsia="Times New Roman" w:hAnsi="Arial" w:cs="Arial"/>
            <w:color w:val="000000" w:themeColor="text1"/>
            <w:sz w:val="24"/>
            <w:szCs w:val="24"/>
          </w:rPr>
          <w:delText xml:space="preserve">Terraform and Ansible scripts </w:delText>
        </w:r>
        <w:commentRangeEnd w:id="1019"/>
        <w:r w:rsidR="00FA1375" w:rsidDel="00A0062F">
          <w:rPr>
            <w:rStyle w:val="CommentReference"/>
          </w:rPr>
          <w:commentReference w:id="1019"/>
        </w:r>
      </w:del>
      <w:commentRangeEnd w:id="1020"/>
      <w:r w:rsidR="00566E5A">
        <w:rPr>
          <w:rStyle w:val="CommentReference"/>
        </w:rPr>
        <w:commentReference w:id="1020"/>
      </w:r>
      <w:del w:id="1022" w:author="Aditya" w:date="2017-11-30T01:08:00Z">
        <w:r w:rsidRPr="009432B9" w:rsidDel="00A0062F">
          <w:rPr>
            <w:rFonts w:ascii="Arial" w:eastAsia="Times New Roman" w:hAnsi="Arial" w:cs="Arial"/>
            <w:color w:val="000000" w:themeColor="text1"/>
            <w:sz w:val="24"/>
            <w:szCs w:val="24"/>
          </w:rPr>
          <w:delText xml:space="preserve">simultaneously on 2 different </w:delText>
        </w:r>
        <w:r w:rsidR="002E070B" w:rsidRPr="009432B9" w:rsidDel="00A0062F">
          <w:rPr>
            <w:rFonts w:ascii="Arial" w:eastAsia="Times New Roman" w:hAnsi="Arial" w:cs="Arial"/>
            <w:color w:val="000000" w:themeColor="text1"/>
            <w:sz w:val="24"/>
            <w:szCs w:val="24"/>
          </w:rPr>
          <w:delText>Linux</w:delText>
        </w:r>
        <w:r w:rsidRPr="009432B9" w:rsidDel="00A0062F">
          <w:rPr>
            <w:rFonts w:ascii="Arial" w:eastAsia="Times New Roman" w:hAnsi="Arial" w:cs="Arial"/>
            <w:color w:val="000000" w:themeColor="text1"/>
            <w:sz w:val="24"/>
            <w:szCs w:val="24"/>
          </w:rPr>
          <w:delText xml:space="preserve"> machines </w:delText>
        </w:r>
        <w:r w:rsidR="002E070B" w:rsidRPr="009432B9" w:rsidDel="00A0062F">
          <w:rPr>
            <w:rFonts w:ascii="Arial" w:eastAsia="Times New Roman" w:hAnsi="Arial" w:cs="Arial"/>
            <w:color w:val="000000" w:themeColor="text1"/>
            <w:sz w:val="24"/>
            <w:szCs w:val="24"/>
          </w:rPr>
          <w:delText>both hosted</w:delText>
        </w:r>
        <w:r w:rsidRPr="009432B9" w:rsidDel="00A0062F">
          <w:rPr>
            <w:rFonts w:ascii="Arial" w:eastAsia="Times New Roman" w:hAnsi="Arial" w:cs="Arial"/>
            <w:color w:val="000000" w:themeColor="text1"/>
            <w:sz w:val="24"/>
            <w:szCs w:val="24"/>
          </w:rPr>
          <w:delText xml:space="preserve"> on Oracle’s VM </w:delText>
        </w:r>
        <w:r w:rsidR="002E070B" w:rsidRPr="009432B9" w:rsidDel="00A0062F">
          <w:rPr>
            <w:rFonts w:ascii="Arial" w:eastAsia="Times New Roman" w:hAnsi="Arial" w:cs="Arial"/>
            <w:color w:val="000000" w:themeColor="text1"/>
            <w:sz w:val="24"/>
            <w:szCs w:val="24"/>
          </w:rPr>
          <w:delText>VirtualBox</w:delText>
        </w:r>
        <w:r w:rsidRPr="009432B9" w:rsidDel="00A0062F">
          <w:rPr>
            <w:rFonts w:ascii="Arial" w:eastAsia="Times New Roman" w:hAnsi="Arial" w:cs="Arial"/>
            <w:color w:val="000000" w:themeColor="text1"/>
            <w:sz w:val="24"/>
            <w:szCs w:val="24"/>
          </w:rPr>
          <w:delText xml:space="preserve"> thus demonstrating 2 developers simultaneously working on the </w:delText>
        </w:r>
        <w:commentRangeStart w:id="1023"/>
        <w:commentRangeStart w:id="1024"/>
        <w:r w:rsidRPr="009432B9" w:rsidDel="00A0062F">
          <w:rPr>
            <w:rFonts w:ascii="Arial" w:eastAsia="Times New Roman" w:hAnsi="Arial" w:cs="Arial"/>
            <w:color w:val="000000" w:themeColor="text1"/>
            <w:sz w:val="24"/>
            <w:szCs w:val="24"/>
          </w:rPr>
          <w:delText xml:space="preserve">same sets of </w:delText>
        </w:r>
        <w:r w:rsidR="00C27BBE" w:rsidRPr="009432B9" w:rsidDel="00A0062F">
          <w:rPr>
            <w:rFonts w:ascii="Arial" w:eastAsia="Times New Roman" w:hAnsi="Arial" w:cs="Arial"/>
            <w:color w:val="000000" w:themeColor="text1"/>
            <w:sz w:val="24"/>
            <w:szCs w:val="24"/>
          </w:rPr>
          <w:delText>scripts</w:delText>
        </w:r>
        <w:r w:rsidR="00C27BBE" w:rsidDel="00A0062F">
          <w:rPr>
            <w:rFonts w:ascii="Arial" w:eastAsia="Times New Roman" w:hAnsi="Arial" w:cs="Arial"/>
            <w:color w:val="000000" w:themeColor="text1"/>
            <w:sz w:val="24"/>
            <w:szCs w:val="24"/>
          </w:rPr>
          <w:delText xml:space="preserve"> </w:delText>
        </w:r>
        <w:r w:rsidR="00C27BBE" w:rsidRPr="009432B9" w:rsidDel="00A0062F">
          <w:rPr>
            <w:rFonts w:ascii="Arial" w:eastAsia="Times New Roman" w:hAnsi="Arial" w:cs="Arial"/>
            <w:color w:val="000000" w:themeColor="text1"/>
            <w:sz w:val="24"/>
            <w:szCs w:val="24"/>
          </w:rPr>
          <w:delText>to</w:delText>
        </w:r>
        <w:r w:rsidRPr="009432B9" w:rsidDel="00A0062F">
          <w:rPr>
            <w:rFonts w:ascii="Arial" w:eastAsia="Times New Roman" w:hAnsi="Arial" w:cs="Arial"/>
            <w:color w:val="000000" w:themeColor="text1"/>
            <w:sz w:val="24"/>
            <w:szCs w:val="24"/>
          </w:rPr>
          <w:delText xml:space="preserve"> spin up their infrastructure over Amazon Web Services</w:delText>
        </w:r>
        <w:commentRangeEnd w:id="1023"/>
        <w:r w:rsidR="00A7587E" w:rsidDel="00A0062F">
          <w:rPr>
            <w:rStyle w:val="CommentReference"/>
          </w:rPr>
          <w:commentReference w:id="1023"/>
        </w:r>
      </w:del>
      <w:commentRangeEnd w:id="1024"/>
      <w:r w:rsidR="004F6732">
        <w:rPr>
          <w:rStyle w:val="CommentReference"/>
        </w:rPr>
        <w:commentReference w:id="1024"/>
      </w:r>
      <w:del w:id="1025" w:author="Aditya" w:date="2017-11-30T01:08:00Z">
        <w:r w:rsidRPr="009432B9" w:rsidDel="00A0062F">
          <w:rPr>
            <w:rFonts w:ascii="Arial" w:eastAsia="Times New Roman" w:hAnsi="Arial" w:cs="Arial"/>
            <w:color w:val="000000" w:themeColor="text1"/>
            <w:sz w:val="24"/>
            <w:szCs w:val="24"/>
          </w:rPr>
          <w:delText xml:space="preserve">. </w:delText>
        </w:r>
      </w:del>
    </w:p>
    <w:p w14:paraId="00ABD390" w14:textId="6EB298EA" w:rsidR="00C27BBE" w:rsidDel="00A0062F" w:rsidRDefault="002E070B" w:rsidP="004D469C">
      <w:pPr>
        <w:spacing w:line="360" w:lineRule="auto"/>
        <w:jc w:val="both"/>
        <w:rPr>
          <w:del w:id="1026" w:author="Aditya" w:date="2017-11-30T01:08:00Z"/>
          <w:rFonts w:ascii="Arial" w:eastAsia="Times New Roman" w:hAnsi="Arial" w:cs="Arial"/>
          <w:color w:val="000000" w:themeColor="text1"/>
          <w:sz w:val="24"/>
          <w:szCs w:val="24"/>
        </w:rPr>
      </w:pPr>
      <w:del w:id="1027" w:author="Aditya" w:date="2017-11-30T01:08:00Z">
        <w:r w:rsidRPr="009432B9" w:rsidDel="00A0062F">
          <w:rPr>
            <w:rFonts w:ascii="Arial" w:eastAsia="Times New Roman" w:hAnsi="Arial" w:cs="Arial"/>
            <w:color w:val="000000" w:themeColor="text1"/>
            <w:sz w:val="24"/>
            <w:szCs w:val="24"/>
          </w:rPr>
          <w:delText>The 1</w:delText>
        </w:r>
        <w:r w:rsidR="007C32DA" w:rsidRPr="009432B9" w:rsidDel="00A0062F">
          <w:rPr>
            <w:rFonts w:ascii="Arial" w:eastAsia="Times New Roman" w:hAnsi="Arial" w:cs="Arial"/>
            <w:color w:val="000000" w:themeColor="text1"/>
            <w:sz w:val="24"/>
            <w:szCs w:val="24"/>
          </w:rPr>
          <w:delText xml:space="preserve">st developer </w:delText>
        </w:r>
        <w:r w:rsidR="00C27BBE" w:rsidDel="00A0062F">
          <w:rPr>
            <w:rFonts w:ascii="Arial" w:eastAsia="Times New Roman" w:hAnsi="Arial" w:cs="Arial"/>
            <w:color w:val="000000" w:themeColor="text1"/>
            <w:sz w:val="24"/>
            <w:szCs w:val="24"/>
          </w:rPr>
          <w:delText xml:space="preserve">after spinning up the </w:delText>
        </w:r>
        <w:r w:rsidR="00C27BBE" w:rsidRPr="009432B9" w:rsidDel="00A0062F">
          <w:rPr>
            <w:rFonts w:ascii="Arial" w:eastAsia="Times New Roman" w:hAnsi="Arial" w:cs="Arial"/>
            <w:color w:val="000000" w:themeColor="text1"/>
            <w:sz w:val="24"/>
            <w:szCs w:val="24"/>
          </w:rPr>
          <w:delText>infrastructure</w:delText>
        </w:r>
        <w:r w:rsidR="00C27BBE" w:rsidDel="00A0062F">
          <w:rPr>
            <w:rFonts w:ascii="Arial" w:eastAsia="Times New Roman" w:hAnsi="Arial" w:cs="Arial"/>
            <w:color w:val="000000" w:themeColor="text1"/>
            <w:sz w:val="24"/>
            <w:szCs w:val="24"/>
          </w:rPr>
          <w:delText xml:space="preserve"> over AWS based upon the initial set of project requirements using Terraform scripts </w:delText>
        </w:r>
        <w:r w:rsidR="007C32DA" w:rsidRPr="009432B9" w:rsidDel="00A0062F">
          <w:rPr>
            <w:rFonts w:ascii="Arial" w:eastAsia="Times New Roman" w:hAnsi="Arial" w:cs="Arial"/>
            <w:color w:val="000000" w:themeColor="text1"/>
            <w:sz w:val="24"/>
            <w:szCs w:val="24"/>
          </w:rPr>
          <w:delText xml:space="preserve">will push the </w:delText>
        </w:r>
        <w:r w:rsidRPr="009432B9" w:rsidDel="00A0062F">
          <w:rPr>
            <w:rFonts w:ascii="Arial" w:eastAsia="Times New Roman" w:hAnsi="Arial" w:cs="Arial"/>
            <w:color w:val="000000" w:themeColor="text1"/>
            <w:sz w:val="24"/>
            <w:szCs w:val="24"/>
          </w:rPr>
          <w:delText>Terraform</w:delText>
        </w:r>
        <w:r w:rsidR="007C32DA" w:rsidRPr="009432B9" w:rsidDel="00A0062F">
          <w:rPr>
            <w:rFonts w:ascii="Arial" w:eastAsia="Times New Roman" w:hAnsi="Arial" w:cs="Arial"/>
            <w:color w:val="000000" w:themeColor="text1"/>
            <w:sz w:val="24"/>
            <w:szCs w:val="24"/>
          </w:rPr>
          <w:delText xml:space="preserve"> </w:delText>
        </w:r>
        <w:r w:rsidRPr="009432B9" w:rsidDel="00A0062F">
          <w:rPr>
            <w:rFonts w:ascii="Arial" w:eastAsia="Times New Roman" w:hAnsi="Arial" w:cs="Arial"/>
            <w:color w:val="000000" w:themeColor="text1"/>
            <w:sz w:val="24"/>
            <w:szCs w:val="24"/>
          </w:rPr>
          <w:delText>scripts to</w:delText>
        </w:r>
        <w:r w:rsidR="007C32DA" w:rsidRPr="009432B9" w:rsidDel="00A0062F">
          <w:rPr>
            <w:rFonts w:ascii="Arial" w:eastAsia="Times New Roman" w:hAnsi="Arial" w:cs="Arial"/>
            <w:color w:val="000000" w:themeColor="text1"/>
            <w:sz w:val="24"/>
            <w:szCs w:val="24"/>
          </w:rPr>
          <w:delText xml:space="preserve"> their shared GITHUB repository using GIT command line. The 2nd developer will then start the Jenkins job to clone the GIT repository </w:delText>
        </w:r>
        <w:r w:rsidRPr="009432B9" w:rsidDel="00A0062F">
          <w:rPr>
            <w:rFonts w:ascii="Arial" w:eastAsia="Times New Roman" w:hAnsi="Arial" w:cs="Arial"/>
            <w:color w:val="000000" w:themeColor="text1"/>
            <w:sz w:val="24"/>
            <w:szCs w:val="24"/>
          </w:rPr>
          <w:delText>to</w:delText>
        </w:r>
        <w:r w:rsidR="007C32DA" w:rsidRPr="009432B9" w:rsidDel="00A0062F">
          <w:rPr>
            <w:rFonts w:ascii="Arial" w:eastAsia="Times New Roman" w:hAnsi="Arial" w:cs="Arial"/>
            <w:color w:val="000000" w:themeColor="text1"/>
            <w:sz w:val="24"/>
            <w:szCs w:val="24"/>
          </w:rPr>
          <w:delText xml:space="preserve"> get the initial Terraform Scripts and then </w:delText>
        </w:r>
        <w:r w:rsidR="00C27BBE" w:rsidDel="00A0062F">
          <w:rPr>
            <w:rFonts w:ascii="Arial" w:eastAsia="Times New Roman" w:hAnsi="Arial" w:cs="Arial"/>
            <w:color w:val="000000" w:themeColor="text1"/>
            <w:sz w:val="24"/>
            <w:szCs w:val="24"/>
          </w:rPr>
          <w:delText xml:space="preserve">add additional set of project requirements onto the scripts </w:delText>
        </w:r>
        <w:r w:rsidR="007C32DA" w:rsidRPr="009432B9" w:rsidDel="00A0062F">
          <w:rPr>
            <w:rFonts w:ascii="Arial" w:eastAsia="Times New Roman" w:hAnsi="Arial" w:cs="Arial"/>
            <w:color w:val="000000" w:themeColor="text1"/>
            <w:sz w:val="24"/>
            <w:szCs w:val="24"/>
          </w:rPr>
          <w:delText>like installing an Apache Server on the in</w:delText>
        </w:r>
        <w:r w:rsidR="00C27BBE" w:rsidDel="00A0062F">
          <w:rPr>
            <w:rFonts w:ascii="Arial" w:eastAsia="Times New Roman" w:hAnsi="Arial" w:cs="Arial"/>
            <w:color w:val="000000" w:themeColor="text1"/>
            <w:sz w:val="24"/>
            <w:szCs w:val="24"/>
          </w:rPr>
          <w:delText xml:space="preserve">itially created infrastructure, executing Ansible playbook to </w:delText>
        </w:r>
        <w:commentRangeStart w:id="1028"/>
        <w:commentRangeStart w:id="1029"/>
        <w:r w:rsidR="00C27BBE" w:rsidDel="00A0062F">
          <w:rPr>
            <w:rFonts w:ascii="Arial" w:eastAsia="Times New Roman" w:hAnsi="Arial" w:cs="Arial"/>
            <w:color w:val="000000" w:themeColor="text1"/>
            <w:sz w:val="24"/>
            <w:szCs w:val="24"/>
          </w:rPr>
          <w:delText>install a WordPress website over the Apache Server</w:delText>
        </w:r>
        <w:commentRangeEnd w:id="1028"/>
        <w:r w:rsidR="00E96299" w:rsidDel="00A0062F">
          <w:rPr>
            <w:rStyle w:val="CommentReference"/>
          </w:rPr>
          <w:commentReference w:id="1028"/>
        </w:r>
      </w:del>
      <w:commentRangeEnd w:id="1029"/>
      <w:r w:rsidR="00986731">
        <w:rPr>
          <w:rStyle w:val="CommentReference"/>
        </w:rPr>
        <w:commentReference w:id="1029"/>
      </w:r>
      <w:del w:id="1030" w:author="Aditya" w:date="2017-11-30T01:08:00Z">
        <w:r w:rsidR="00C27BBE" w:rsidDel="00A0062F">
          <w:rPr>
            <w:rFonts w:ascii="Arial" w:eastAsia="Times New Roman" w:hAnsi="Arial" w:cs="Arial"/>
            <w:color w:val="000000" w:themeColor="text1"/>
            <w:sz w:val="24"/>
            <w:szCs w:val="24"/>
          </w:rPr>
          <w:delText>. The 2</w:delText>
        </w:r>
        <w:r w:rsidR="00C27BBE" w:rsidRPr="00C27BBE" w:rsidDel="00A0062F">
          <w:rPr>
            <w:rFonts w:ascii="Arial" w:eastAsia="Times New Roman" w:hAnsi="Arial" w:cs="Arial"/>
            <w:color w:val="000000" w:themeColor="text1"/>
            <w:sz w:val="24"/>
            <w:szCs w:val="24"/>
            <w:vertAlign w:val="superscript"/>
          </w:rPr>
          <w:delText>nd</w:delText>
        </w:r>
        <w:r w:rsidR="00C27BBE" w:rsidDel="00A0062F">
          <w:rPr>
            <w:rFonts w:ascii="Arial" w:eastAsia="Times New Roman" w:hAnsi="Arial" w:cs="Arial"/>
            <w:color w:val="000000" w:themeColor="text1"/>
            <w:sz w:val="24"/>
            <w:szCs w:val="24"/>
          </w:rPr>
          <w:delText xml:space="preserve"> developer after modifying the scripts will again initialize terraform to build the new infrastructure with additional resources over Amazon Web Services. After getting the desired state of infrastructure developer can choose to either let the WordPress run on the AWS cloud or use Terraform script to tear down the infrastructure. The new </w:delText>
        </w:r>
        <w:r w:rsidR="007C32DA" w:rsidRPr="009432B9" w:rsidDel="00A0062F">
          <w:rPr>
            <w:rFonts w:ascii="Arial" w:eastAsia="Times New Roman" w:hAnsi="Arial" w:cs="Arial"/>
            <w:color w:val="000000" w:themeColor="text1"/>
            <w:sz w:val="24"/>
            <w:szCs w:val="24"/>
          </w:rPr>
          <w:delText xml:space="preserve">scripts </w:delText>
        </w:r>
        <w:r w:rsidR="00C27BBE" w:rsidDel="00A0062F">
          <w:rPr>
            <w:rFonts w:ascii="Arial" w:eastAsia="Times New Roman" w:hAnsi="Arial" w:cs="Arial"/>
            <w:color w:val="000000" w:themeColor="text1"/>
            <w:sz w:val="24"/>
            <w:szCs w:val="24"/>
          </w:rPr>
          <w:delText>are then</w:delText>
        </w:r>
        <w:r w:rsidR="007C32DA" w:rsidRPr="009432B9" w:rsidDel="00A0062F">
          <w:rPr>
            <w:rFonts w:ascii="Arial" w:eastAsia="Times New Roman" w:hAnsi="Arial" w:cs="Arial"/>
            <w:color w:val="000000" w:themeColor="text1"/>
            <w:sz w:val="24"/>
            <w:szCs w:val="24"/>
          </w:rPr>
          <w:delText xml:space="preserve"> push</w:delText>
        </w:r>
        <w:r w:rsidR="00C27BBE" w:rsidDel="00A0062F">
          <w:rPr>
            <w:rFonts w:ascii="Arial" w:eastAsia="Times New Roman" w:hAnsi="Arial" w:cs="Arial"/>
            <w:color w:val="000000" w:themeColor="text1"/>
            <w:sz w:val="24"/>
            <w:szCs w:val="24"/>
          </w:rPr>
          <w:delText>ed</w:delText>
        </w:r>
        <w:r w:rsidR="007C32DA" w:rsidRPr="009432B9" w:rsidDel="00A0062F">
          <w:rPr>
            <w:rFonts w:ascii="Arial" w:eastAsia="Times New Roman" w:hAnsi="Arial" w:cs="Arial"/>
            <w:color w:val="000000" w:themeColor="text1"/>
            <w:sz w:val="24"/>
            <w:szCs w:val="24"/>
          </w:rPr>
          <w:delText xml:space="preserve"> over to their GITHUB account from where the 1st developer pulls them on to his system using </w:delText>
        </w:r>
        <w:r w:rsidR="00C27BBE" w:rsidDel="00A0062F">
          <w:rPr>
            <w:rFonts w:ascii="Arial" w:eastAsia="Times New Roman" w:hAnsi="Arial" w:cs="Arial"/>
            <w:color w:val="000000" w:themeColor="text1"/>
            <w:sz w:val="24"/>
            <w:szCs w:val="24"/>
          </w:rPr>
          <w:delText xml:space="preserve">Jenkins job and </w:delText>
        </w:r>
        <w:r w:rsidR="007C32DA" w:rsidRPr="009432B9" w:rsidDel="00A0062F">
          <w:rPr>
            <w:rFonts w:ascii="Arial" w:eastAsia="Times New Roman" w:hAnsi="Arial" w:cs="Arial"/>
            <w:color w:val="000000" w:themeColor="text1"/>
            <w:sz w:val="24"/>
            <w:szCs w:val="24"/>
          </w:rPr>
          <w:delText xml:space="preserve">inspects the new </w:delText>
        </w:r>
        <w:commentRangeStart w:id="1031"/>
        <w:commentRangeStart w:id="1032"/>
        <w:r w:rsidR="007C32DA" w:rsidRPr="009432B9" w:rsidDel="00A0062F">
          <w:rPr>
            <w:rFonts w:ascii="Arial" w:eastAsia="Times New Roman" w:hAnsi="Arial" w:cs="Arial"/>
            <w:color w:val="000000" w:themeColor="text1"/>
            <w:sz w:val="24"/>
            <w:szCs w:val="24"/>
          </w:rPr>
          <w:delText>changes on the Terraform script</w:delText>
        </w:r>
        <w:bookmarkStart w:id="1033" w:name="_26in1rg" w:colFirst="0" w:colLast="0"/>
        <w:bookmarkEnd w:id="1033"/>
        <w:commentRangeEnd w:id="1031"/>
        <w:r w:rsidR="00491273" w:rsidDel="00A0062F">
          <w:rPr>
            <w:rStyle w:val="CommentReference"/>
          </w:rPr>
          <w:commentReference w:id="1031"/>
        </w:r>
      </w:del>
      <w:commentRangeEnd w:id="1032"/>
      <w:r w:rsidR="001331D3">
        <w:rPr>
          <w:rStyle w:val="CommentReference"/>
        </w:rPr>
        <w:commentReference w:id="1032"/>
      </w:r>
      <w:del w:id="1034" w:author="Aditya" w:date="2017-11-30T01:08:00Z">
        <w:r w:rsidR="00C27BBE" w:rsidDel="00A0062F">
          <w:rPr>
            <w:rFonts w:ascii="Arial" w:eastAsia="Times New Roman" w:hAnsi="Arial" w:cs="Arial"/>
            <w:color w:val="000000" w:themeColor="text1"/>
            <w:sz w:val="24"/>
            <w:szCs w:val="24"/>
          </w:rPr>
          <w:delText>.</w:delText>
        </w:r>
      </w:del>
    </w:p>
    <w:bookmarkEnd w:id="789"/>
    <w:p w14:paraId="5ADFFE4C" w14:textId="77777777" w:rsidR="00C27BBE" w:rsidDel="00566E5A" w:rsidRDefault="00C27BBE" w:rsidP="004D469C">
      <w:pPr>
        <w:spacing w:line="360" w:lineRule="auto"/>
        <w:jc w:val="both"/>
        <w:rPr>
          <w:del w:id="1035" w:author="Aditya" w:date="2017-11-30T01:51:00Z"/>
          <w:rFonts w:ascii="Arial" w:eastAsia="Times New Roman" w:hAnsi="Arial" w:cs="Arial"/>
          <w:color w:val="000000" w:themeColor="text1"/>
          <w:sz w:val="24"/>
          <w:szCs w:val="24"/>
        </w:rPr>
      </w:pPr>
    </w:p>
    <w:p w14:paraId="2E697300" w14:textId="77777777" w:rsidR="009E584B" w:rsidDel="00566E5A" w:rsidRDefault="009E584B" w:rsidP="004D469C">
      <w:pPr>
        <w:spacing w:line="360" w:lineRule="auto"/>
        <w:jc w:val="both"/>
        <w:rPr>
          <w:del w:id="1036" w:author="Aditya" w:date="2017-11-30T01:51:00Z"/>
          <w:rFonts w:ascii="Arial" w:eastAsia="Times New Roman" w:hAnsi="Arial" w:cs="Arial"/>
          <w:color w:val="000000" w:themeColor="text1"/>
          <w:sz w:val="24"/>
          <w:szCs w:val="24"/>
        </w:rPr>
      </w:pPr>
    </w:p>
    <w:p w14:paraId="4897D64E" w14:textId="77777777" w:rsidR="00C27BBE" w:rsidDel="00566E5A" w:rsidRDefault="00C27BBE" w:rsidP="004D469C">
      <w:pPr>
        <w:spacing w:line="360" w:lineRule="auto"/>
        <w:jc w:val="both"/>
        <w:rPr>
          <w:del w:id="1037" w:author="Aditya" w:date="2017-11-30T01:51:00Z"/>
          <w:rFonts w:ascii="Arial" w:eastAsia="Times New Roman" w:hAnsi="Arial" w:cs="Arial"/>
          <w:color w:val="000000" w:themeColor="text1"/>
          <w:sz w:val="24"/>
          <w:szCs w:val="24"/>
        </w:rPr>
      </w:pPr>
    </w:p>
    <w:p w14:paraId="04055BBC" w14:textId="508BCAE5" w:rsidR="00C50400" w:rsidRPr="009432B9" w:rsidRDefault="00A6555B" w:rsidP="004D469C">
      <w:pPr>
        <w:spacing w:line="360" w:lineRule="auto"/>
        <w:jc w:val="both"/>
        <w:rPr>
          <w:rFonts w:ascii="Arial" w:eastAsia="Times New Roman" w:hAnsi="Arial" w:cs="Arial"/>
          <w:b/>
          <w:color w:val="000000" w:themeColor="text1"/>
          <w:sz w:val="24"/>
          <w:szCs w:val="24"/>
        </w:rPr>
      </w:pPr>
      <w:ins w:id="1038" w:author="Aditya" w:date="2017-12-01T04:29:00Z">
        <w:r>
          <w:rPr>
            <w:rFonts w:ascii="Arial" w:eastAsia="Times New Roman" w:hAnsi="Arial" w:cs="Arial"/>
            <w:b/>
            <w:color w:val="000000" w:themeColor="text1"/>
            <w:sz w:val="24"/>
            <w:szCs w:val="24"/>
          </w:rPr>
          <w:t>4</w:t>
        </w:r>
      </w:ins>
      <w:del w:id="1039" w:author="Aditya" w:date="2017-12-01T04:29:00Z">
        <w:r w:rsidR="007C32DA" w:rsidRPr="009432B9" w:rsidDel="00A6555B">
          <w:rPr>
            <w:rFonts w:ascii="Arial" w:eastAsia="Times New Roman" w:hAnsi="Arial" w:cs="Arial"/>
            <w:b/>
            <w:color w:val="000000" w:themeColor="text1"/>
            <w:sz w:val="24"/>
            <w:szCs w:val="24"/>
          </w:rPr>
          <w:delText>3</w:delText>
        </w:r>
      </w:del>
      <w:r w:rsidR="009432B9" w:rsidRPr="009432B9">
        <w:rPr>
          <w:rFonts w:ascii="Arial" w:eastAsia="Times New Roman" w:hAnsi="Arial" w:cs="Arial"/>
          <w:b/>
          <w:color w:val="000000" w:themeColor="text1"/>
          <w:sz w:val="24"/>
          <w:szCs w:val="24"/>
        </w:rPr>
        <w:t>.2</w:t>
      </w:r>
      <w:r w:rsidR="009432B9" w:rsidRPr="009432B9">
        <w:rPr>
          <w:rFonts w:ascii="Arial" w:eastAsia="Times New Roman" w:hAnsi="Arial" w:cs="Arial"/>
          <w:b/>
          <w:color w:val="000000" w:themeColor="text1"/>
          <w:sz w:val="24"/>
          <w:szCs w:val="24"/>
        </w:rPr>
        <w:tab/>
      </w:r>
      <w:r w:rsidR="007C32DA" w:rsidRPr="009432B9">
        <w:rPr>
          <w:rFonts w:ascii="Arial" w:eastAsia="Times New Roman" w:hAnsi="Arial" w:cs="Arial"/>
          <w:b/>
          <w:color w:val="000000" w:themeColor="text1"/>
          <w:sz w:val="24"/>
          <w:szCs w:val="24"/>
        </w:rPr>
        <w:t xml:space="preserve">Setting </w:t>
      </w:r>
      <w:r w:rsidR="00C27BBE" w:rsidRPr="009432B9">
        <w:rPr>
          <w:rFonts w:ascii="Arial" w:eastAsia="Times New Roman" w:hAnsi="Arial" w:cs="Arial"/>
          <w:b/>
          <w:color w:val="000000" w:themeColor="text1"/>
          <w:sz w:val="24"/>
          <w:szCs w:val="24"/>
        </w:rPr>
        <w:t>up</w:t>
      </w:r>
      <w:r w:rsidR="007C32DA" w:rsidRPr="009432B9">
        <w:rPr>
          <w:rFonts w:ascii="Arial" w:eastAsia="Times New Roman" w:hAnsi="Arial" w:cs="Arial"/>
          <w:b/>
          <w:color w:val="000000" w:themeColor="text1"/>
          <w:sz w:val="24"/>
          <w:szCs w:val="24"/>
        </w:rPr>
        <w:t xml:space="preserve"> Prerequisites </w:t>
      </w:r>
    </w:p>
    <w:p w14:paraId="38C472E0" w14:textId="4AA1666A" w:rsidR="00E271A4" w:rsidRDefault="000A3EA4" w:rsidP="00E271A4">
      <w:pPr>
        <w:spacing w:line="360" w:lineRule="auto"/>
        <w:jc w:val="both"/>
        <w:rPr>
          <w:ins w:id="1040" w:author="Aditya" w:date="2017-11-30T21:25:00Z"/>
          <w:rFonts w:ascii="Arial" w:eastAsia="Times New Roman" w:hAnsi="Arial" w:cs="Arial"/>
          <w:color w:val="000000" w:themeColor="text1"/>
          <w:sz w:val="24"/>
          <w:szCs w:val="24"/>
        </w:rPr>
      </w:pPr>
      <w:bookmarkStart w:id="1041" w:name="_gc20j8u3k1m2" w:colFirst="0" w:colLast="0"/>
      <w:bookmarkEnd w:id="1041"/>
      <w:ins w:id="1042" w:author="Aditya" w:date="2017-11-30T21:24:00Z">
        <w:r>
          <w:rPr>
            <w:rFonts w:ascii="Arial" w:eastAsia="Times New Roman" w:hAnsi="Arial" w:cs="Arial"/>
            <w:color w:val="000000" w:themeColor="text1"/>
            <w:sz w:val="24"/>
            <w:szCs w:val="24"/>
          </w:rPr>
          <w:t xml:space="preserve">The project </w:t>
        </w:r>
      </w:ins>
      <w:ins w:id="1043" w:author="Aditya" w:date="2017-11-30T21:29:00Z">
        <w:r>
          <w:rPr>
            <w:rFonts w:ascii="Arial" w:eastAsia="Times New Roman" w:hAnsi="Arial" w:cs="Arial"/>
            <w:color w:val="000000" w:themeColor="text1"/>
            <w:sz w:val="24"/>
            <w:szCs w:val="24"/>
          </w:rPr>
          <w:t xml:space="preserve">was </w:t>
        </w:r>
      </w:ins>
      <w:ins w:id="1044" w:author="Aditya" w:date="2017-11-30T21:24:00Z">
        <w:r>
          <w:rPr>
            <w:rFonts w:ascii="Arial" w:eastAsia="Times New Roman" w:hAnsi="Arial" w:cs="Arial"/>
            <w:color w:val="000000" w:themeColor="text1"/>
            <w:sz w:val="24"/>
            <w:szCs w:val="24"/>
          </w:rPr>
          <w:t>started by making an</w:t>
        </w:r>
      </w:ins>
      <w:ins w:id="1045" w:author="Aditya" w:date="2017-11-30T21:25:00Z">
        <w:r>
          <w:rPr>
            <w:rFonts w:ascii="Arial" w:eastAsia="Times New Roman" w:hAnsi="Arial" w:cs="Arial"/>
            <w:color w:val="000000" w:themeColor="text1"/>
            <w:sz w:val="24"/>
            <w:szCs w:val="24"/>
          </w:rPr>
          <w:t xml:space="preserve"> account on </w:t>
        </w:r>
      </w:ins>
      <w:ins w:id="1046" w:author="Aditya" w:date="2017-11-30T21:08:00Z">
        <w:r w:rsidR="00E271A4" w:rsidRPr="009432B9">
          <w:rPr>
            <w:rFonts w:ascii="Arial" w:eastAsia="Times New Roman" w:hAnsi="Arial" w:cs="Arial"/>
            <w:color w:val="000000" w:themeColor="text1"/>
            <w:sz w:val="24"/>
            <w:szCs w:val="24"/>
          </w:rPr>
          <w:t xml:space="preserve">Amazon Web Services Account with one default user (Root User). The Root user comes with default permission of ALL ACCESS GRANTED. </w:t>
        </w:r>
        <w:r w:rsidR="00E271A4">
          <w:rPr>
            <w:rFonts w:ascii="Arial" w:eastAsia="Times New Roman" w:hAnsi="Arial" w:cs="Arial"/>
            <w:color w:val="000000" w:themeColor="text1"/>
            <w:sz w:val="24"/>
            <w:szCs w:val="24"/>
          </w:rPr>
          <w:t>The Root user (Default User)</w:t>
        </w:r>
        <w:r w:rsidR="00E271A4" w:rsidRPr="009432B9">
          <w:rPr>
            <w:rFonts w:ascii="Arial" w:eastAsia="Times New Roman" w:hAnsi="Arial" w:cs="Arial"/>
            <w:color w:val="000000" w:themeColor="text1"/>
            <w:sz w:val="24"/>
            <w:szCs w:val="24"/>
          </w:rPr>
          <w:t xml:space="preserve"> </w:t>
        </w:r>
        <w:r w:rsidR="00E271A4">
          <w:rPr>
            <w:rFonts w:ascii="Arial" w:eastAsia="Times New Roman" w:hAnsi="Arial" w:cs="Arial"/>
            <w:color w:val="000000" w:themeColor="text1"/>
            <w:sz w:val="24"/>
            <w:szCs w:val="24"/>
          </w:rPr>
          <w:t xml:space="preserve">has default privileges for all the resources </w:t>
        </w:r>
        <w:r w:rsidR="00E271A4" w:rsidRPr="009432B9">
          <w:rPr>
            <w:rFonts w:ascii="Arial" w:eastAsia="Times New Roman" w:hAnsi="Arial" w:cs="Arial"/>
            <w:color w:val="000000" w:themeColor="text1"/>
            <w:sz w:val="24"/>
            <w:szCs w:val="24"/>
          </w:rPr>
          <w:t xml:space="preserve">that I </w:t>
        </w:r>
        <w:r w:rsidR="00E271A4">
          <w:rPr>
            <w:rFonts w:ascii="Arial" w:eastAsia="Times New Roman" w:hAnsi="Arial" w:cs="Arial"/>
            <w:color w:val="000000" w:themeColor="text1"/>
            <w:sz w:val="24"/>
            <w:szCs w:val="24"/>
          </w:rPr>
          <w:t>have built</w:t>
        </w:r>
        <w:r w:rsidR="00E271A4" w:rsidRPr="009432B9">
          <w:rPr>
            <w:rFonts w:ascii="Arial" w:eastAsia="Times New Roman" w:hAnsi="Arial" w:cs="Arial"/>
            <w:color w:val="000000" w:themeColor="text1"/>
            <w:sz w:val="24"/>
            <w:szCs w:val="24"/>
          </w:rPr>
          <w:t xml:space="preserve"> like EC2 instance, Virtual Private Cloud (VPC), </w:t>
        </w:r>
        <w:r w:rsidR="00E271A4">
          <w:rPr>
            <w:rFonts w:ascii="Arial" w:eastAsia="Times New Roman" w:hAnsi="Arial" w:cs="Arial"/>
            <w:color w:val="000000" w:themeColor="text1"/>
            <w:sz w:val="24"/>
            <w:szCs w:val="24"/>
          </w:rPr>
          <w:t xml:space="preserve">an open Internet Gateway, </w:t>
        </w:r>
        <w:r w:rsidR="00E271A4" w:rsidRPr="009432B9">
          <w:rPr>
            <w:rFonts w:ascii="Arial" w:eastAsia="Times New Roman" w:hAnsi="Arial" w:cs="Arial"/>
            <w:color w:val="000000" w:themeColor="text1"/>
            <w:sz w:val="24"/>
            <w:szCs w:val="24"/>
          </w:rPr>
          <w:t xml:space="preserve">AWS Relational </w:t>
        </w:r>
        <w:r w:rsidR="00E271A4">
          <w:rPr>
            <w:rFonts w:ascii="Arial" w:eastAsia="Times New Roman" w:hAnsi="Arial" w:cs="Arial"/>
            <w:color w:val="000000" w:themeColor="text1"/>
            <w:sz w:val="24"/>
            <w:szCs w:val="24"/>
          </w:rPr>
          <w:t>Database Service (RDS), AWS Subn</w:t>
        </w:r>
        <w:r w:rsidR="00E271A4" w:rsidRPr="009432B9">
          <w:rPr>
            <w:rFonts w:ascii="Arial" w:eastAsia="Times New Roman" w:hAnsi="Arial" w:cs="Arial"/>
            <w:color w:val="000000" w:themeColor="text1"/>
            <w:sz w:val="24"/>
            <w:szCs w:val="24"/>
          </w:rPr>
          <w:t xml:space="preserve">ets etc. </w:t>
        </w:r>
      </w:ins>
    </w:p>
    <w:p w14:paraId="2667B1D1" w14:textId="0BC6A4D2" w:rsidR="000A3EA4" w:rsidRDefault="000A3EA4" w:rsidP="00E271A4">
      <w:pPr>
        <w:spacing w:line="360" w:lineRule="auto"/>
        <w:jc w:val="both"/>
        <w:rPr>
          <w:ins w:id="1047" w:author="Aditya" w:date="2017-11-30T21:08:00Z"/>
          <w:rFonts w:ascii="Arial" w:eastAsia="Times New Roman" w:hAnsi="Arial" w:cs="Arial"/>
          <w:color w:val="000000" w:themeColor="text1"/>
          <w:sz w:val="24"/>
          <w:szCs w:val="24"/>
        </w:rPr>
      </w:pPr>
      <w:ins w:id="1048" w:author="Aditya" w:date="2017-11-30T21:25:00Z">
        <w:r>
          <w:rPr>
            <w:rFonts w:ascii="Arial" w:eastAsia="Times New Roman" w:hAnsi="Arial" w:cs="Arial"/>
            <w:color w:val="000000" w:themeColor="text1"/>
            <w:sz w:val="24"/>
            <w:szCs w:val="24"/>
          </w:rPr>
          <w:t>GI</w:t>
        </w:r>
      </w:ins>
      <w:ins w:id="1049" w:author="Aditya" w:date="2017-11-30T21:26:00Z">
        <w:r>
          <w:rPr>
            <w:rFonts w:ascii="Arial" w:eastAsia="Times New Roman" w:hAnsi="Arial" w:cs="Arial"/>
            <w:color w:val="000000" w:themeColor="text1"/>
            <w:sz w:val="24"/>
            <w:szCs w:val="24"/>
          </w:rPr>
          <w:t xml:space="preserve">T Hub and Jenkins were used to demonstrate </w:t>
        </w:r>
      </w:ins>
      <w:ins w:id="1050" w:author="Aditya" w:date="2017-11-30T21:27:00Z">
        <w:r>
          <w:rPr>
            <w:rFonts w:ascii="Arial" w:eastAsia="Times New Roman" w:hAnsi="Arial" w:cs="Arial"/>
            <w:color w:val="000000" w:themeColor="text1"/>
            <w:sz w:val="24"/>
            <w:szCs w:val="24"/>
          </w:rPr>
          <w:t>Continuous</w:t>
        </w:r>
      </w:ins>
      <w:ins w:id="1051" w:author="Aditya" w:date="2017-11-30T21:26:00Z">
        <w:r>
          <w:rPr>
            <w:rFonts w:ascii="Arial" w:eastAsia="Times New Roman" w:hAnsi="Arial" w:cs="Arial"/>
            <w:color w:val="000000" w:themeColor="text1"/>
            <w:sz w:val="24"/>
            <w:szCs w:val="24"/>
          </w:rPr>
          <w:t xml:space="preserve"> Integration and Development </w:t>
        </w:r>
      </w:ins>
      <w:ins w:id="1052" w:author="Aditya" w:date="2017-11-30T21:27:00Z">
        <w:r>
          <w:rPr>
            <w:rFonts w:ascii="Arial" w:eastAsia="Times New Roman" w:hAnsi="Arial" w:cs="Arial"/>
            <w:color w:val="000000" w:themeColor="text1"/>
            <w:sz w:val="24"/>
            <w:szCs w:val="24"/>
          </w:rPr>
          <w:t xml:space="preserve">as changes to the infrastructure script were pushed over the </w:t>
        </w:r>
      </w:ins>
      <w:ins w:id="1053" w:author="Aditya" w:date="2017-11-30T21:28:00Z">
        <w:r>
          <w:rPr>
            <w:rFonts w:ascii="Arial" w:eastAsia="Times New Roman" w:hAnsi="Arial" w:cs="Arial"/>
            <w:color w:val="000000" w:themeColor="text1"/>
            <w:sz w:val="24"/>
            <w:szCs w:val="24"/>
          </w:rPr>
          <w:t>GIT Hub repository from one virtual Linux machine and were pulled onto the 2</w:t>
        </w:r>
        <w:r w:rsidRPr="000A3EA4">
          <w:rPr>
            <w:rFonts w:ascii="Arial" w:eastAsia="Times New Roman" w:hAnsi="Arial" w:cs="Arial"/>
            <w:color w:val="000000" w:themeColor="text1"/>
            <w:sz w:val="24"/>
            <w:szCs w:val="24"/>
            <w:vertAlign w:val="superscript"/>
            <w:rPrChange w:id="1054" w:author="Aditya" w:date="2017-11-30T21:28:00Z">
              <w:rPr>
                <w:rFonts w:ascii="Arial" w:eastAsia="Times New Roman" w:hAnsi="Arial" w:cs="Arial"/>
                <w:color w:val="000000" w:themeColor="text1"/>
                <w:sz w:val="24"/>
                <w:szCs w:val="24"/>
              </w:rPr>
            </w:rPrChange>
          </w:rPr>
          <w:t>nd</w:t>
        </w:r>
        <w:r>
          <w:rPr>
            <w:rFonts w:ascii="Arial" w:eastAsia="Times New Roman" w:hAnsi="Arial" w:cs="Arial"/>
            <w:color w:val="000000" w:themeColor="text1"/>
            <w:sz w:val="24"/>
            <w:szCs w:val="24"/>
          </w:rPr>
          <w:t xml:space="preserve"> Linux virtual machines using Jenkins.</w:t>
        </w:r>
      </w:ins>
    </w:p>
    <w:p w14:paraId="104D56F9" w14:textId="331C0EC3" w:rsidR="000A3EA4" w:rsidRDefault="000A3EA4" w:rsidP="00E271A4">
      <w:pPr>
        <w:spacing w:line="360" w:lineRule="auto"/>
        <w:jc w:val="both"/>
        <w:rPr>
          <w:ins w:id="1055" w:author="Aditya" w:date="2017-11-30T21:30:00Z"/>
          <w:rFonts w:ascii="Arial" w:eastAsia="Times New Roman" w:hAnsi="Arial" w:cs="Arial"/>
          <w:color w:val="000000" w:themeColor="text1"/>
          <w:sz w:val="24"/>
          <w:szCs w:val="24"/>
        </w:rPr>
      </w:pPr>
      <w:ins w:id="1056" w:author="Aditya" w:date="2017-11-30T21:29:00Z">
        <w:r>
          <w:rPr>
            <w:rFonts w:ascii="Arial" w:eastAsia="Times New Roman" w:hAnsi="Arial" w:cs="Arial"/>
            <w:color w:val="000000" w:themeColor="text1"/>
            <w:sz w:val="24"/>
            <w:szCs w:val="24"/>
          </w:rPr>
          <w:t>The entire ecosystem which include</w:t>
        </w:r>
      </w:ins>
      <w:ins w:id="1057" w:author="Aditya" w:date="2017-11-30T21:30:00Z">
        <w:r>
          <w:rPr>
            <w:rFonts w:ascii="Arial" w:eastAsia="Times New Roman" w:hAnsi="Arial" w:cs="Arial"/>
            <w:color w:val="000000" w:themeColor="text1"/>
            <w:sz w:val="24"/>
            <w:szCs w:val="24"/>
          </w:rPr>
          <w:t xml:space="preserve">d AWS CLI, </w:t>
        </w:r>
        <w:r w:rsidRPr="009432B9">
          <w:rPr>
            <w:rFonts w:ascii="Arial" w:eastAsia="Times New Roman" w:hAnsi="Arial" w:cs="Arial"/>
            <w:color w:val="000000" w:themeColor="text1"/>
            <w:sz w:val="24"/>
            <w:szCs w:val="24"/>
          </w:rPr>
          <w:t xml:space="preserve">GIT, Terraform, Jenkins and Ansible on both of </w:t>
        </w:r>
      </w:ins>
      <w:ins w:id="1058" w:author="Aditya" w:date="2017-12-01T04:30:00Z">
        <w:r w:rsidR="0071634A">
          <w:rPr>
            <w:rFonts w:ascii="Arial" w:eastAsia="Times New Roman" w:hAnsi="Arial" w:cs="Arial"/>
            <w:color w:val="000000" w:themeColor="text1"/>
            <w:sz w:val="24"/>
            <w:szCs w:val="24"/>
          </w:rPr>
          <w:t xml:space="preserve">the </w:t>
        </w:r>
      </w:ins>
      <w:ins w:id="1059" w:author="Aditya" w:date="2017-11-30T21:30:00Z">
        <w:r>
          <w:rPr>
            <w:rFonts w:ascii="Arial" w:eastAsia="Times New Roman" w:hAnsi="Arial" w:cs="Arial"/>
            <w:color w:val="000000" w:themeColor="text1"/>
            <w:sz w:val="24"/>
            <w:szCs w:val="24"/>
          </w:rPr>
          <w:t>virtual Linux</w:t>
        </w:r>
        <w:r w:rsidRPr="009432B9">
          <w:rPr>
            <w:rFonts w:ascii="Arial" w:eastAsia="Times New Roman" w:hAnsi="Arial" w:cs="Arial"/>
            <w:color w:val="000000" w:themeColor="text1"/>
            <w:sz w:val="24"/>
            <w:szCs w:val="24"/>
          </w:rPr>
          <w:t xml:space="preserve"> machines along with Java SDK 8.0 and above</w:t>
        </w:r>
        <w:r>
          <w:rPr>
            <w:rFonts w:ascii="Arial" w:eastAsia="Times New Roman" w:hAnsi="Arial" w:cs="Arial"/>
            <w:color w:val="000000" w:themeColor="text1"/>
            <w:sz w:val="24"/>
            <w:szCs w:val="24"/>
          </w:rPr>
          <w:t xml:space="preserve"> was installed on both the Linux machines </w:t>
        </w:r>
        <w:r w:rsidRPr="009432B9">
          <w:rPr>
            <w:rFonts w:ascii="Arial" w:eastAsia="Times New Roman" w:hAnsi="Arial" w:cs="Arial"/>
            <w:color w:val="000000" w:themeColor="text1"/>
            <w:sz w:val="24"/>
            <w:szCs w:val="24"/>
          </w:rPr>
          <w:t>(see Appendix 1)</w:t>
        </w:r>
        <w:r>
          <w:rPr>
            <w:rFonts w:ascii="Arial" w:eastAsia="Times New Roman" w:hAnsi="Arial" w:cs="Arial"/>
            <w:color w:val="000000" w:themeColor="text1"/>
            <w:sz w:val="24"/>
            <w:szCs w:val="24"/>
          </w:rPr>
          <w:t>.</w:t>
        </w:r>
      </w:ins>
    </w:p>
    <w:p w14:paraId="55939E43" w14:textId="39D4ADE1" w:rsidR="000A3EA4" w:rsidRDefault="000A3EA4" w:rsidP="00E271A4">
      <w:pPr>
        <w:spacing w:line="360" w:lineRule="auto"/>
        <w:jc w:val="both"/>
        <w:rPr>
          <w:ins w:id="1060" w:author="Aditya" w:date="2017-11-30T21:30:00Z"/>
          <w:rFonts w:ascii="Arial" w:eastAsia="Times New Roman" w:hAnsi="Arial" w:cs="Arial"/>
          <w:color w:val="000000" w:themeColor="text1"/>
          <w:sz w:val="24"/>
          <w:szCs w:val="24"/>
        </w:rPr>
      </w:pPr>
    </w:p>
    <w:p w14:paraId="2F1F68B5" w14:textId="77777777" w:rsidR="000A3EA4" w:rsidRDefault="000A3EA4" w:rsidP="00E271A4">
      <w:pPr>
        <w:spacing w:line="360" w:lineRule="auto"/>
        <w:jc w:val="both"/>
        <w:rPr>
          <w:ins w:id="1061" w:author="Aditya" w:date="2017-11-30T21:29:00Z"/>
          <w:rFonts w:ascii="Arial" w:eastAsia="Times New Roman" w:hAnsi="Arial" w:cs="Arial"/>
          <w:color w:val="000000" w:themeColor="text1"/>
          <w:sz w:val="24"/>
          <w:szCs w:val="24"/>
        </w:rPr>
      </w:pPr>
    </w:p>
    <w:p w14:paraId="5C9CF644" w14:textId="61C58168" w:rsidR="00C50400" w:rsidRPr="009432B9" w:rsidDel="00E271A4" w:rsidRDefault="007C32DA" w:rsidP="004D469C">
      <w:pPr>
        <w:spacing w:line="360" w:lineRule="auto"/>
        <w:jc w:val="both"/>
        <w:rPr>
          <w:del w:id="1062" w:author="Aditya" w:date="2017-11-30T21:08:00Z"/>
          <w:rFonts w:ascii="Arial" w:eastAsia="Times New Roman" w:hAnsi="Arial" w:cs="Arial"/>
          <w:color w:val="000000" w:themeColor="text1"/>
          <w:sz w:val="24"/>
          <w:szCs w:val="24"/>
        </w:rPr>
      </w:pPr>
      <w:del w:id="1063" w:author="Aditya" w:date="2017-11-30T21:08:00Z">
        <w:r w:rsidRPr="009432B9" w:rsidDel="00E271A4">
          <w:rPr>
            <w:rFonts w:ascii="Arial" w:eastAsia="Times New Roman" w:hAnsi="Arial" w:cs="Arial"/>
            <w:color w:val="000000" w:themeColor="text1"/>
            <w:sz w:val="24"/>
            <w:szCs w:val="24"/>
          </w:rPr>
          <w:delText xml:space="preserve">Since the </w:delText>
        </w:r>
        <w:commentRangeStart w:id="1064"/>
        <w:commentRangeStart w:id="1065"/>
        <w:r w:rsidRPr="009432B9" w:rsidDel="00E271A4">
          <w:rPr>
            <w:rFonts w:ascii="Arial" w:eastAsia="Times New Roman" w:hAnsi="Arial" w:cs="Arial"/>
            <w:color w:val="000000" w:themeColor="text1"/>
            <w:sz w:val="24"/>
            <w:szCs w:val="24"/>
          </w:rPr>
          <w:delText xml:space="preserve">aim of the capstone </w:delText>
        </w:r>
        <w:commentRangeEnd w:id="1064"/>
        <w:r w:rsidR="00781FA2" w:rsidDel="00E271A4">
          <w:rPr>
            <w:rStyle w:val="CommentReference"/>
          </w:rPr>
          <w:commentReference w:id="1064"/>
        </w:r>
      </w:del>
      <w:commentRangeEnd w:id="1065"/>
      <w:r w:rsidR="00E271A4">
        <w:rPr>
          <w:rStyle w:val="CommentReference"/>
        </w:rPr>
        <w:commentReference w:id="1065"/>
      </w:r>
      <w:del w:id="1066" w:author="Aditya" w:date="2017-11-30T21:08:00Z">
        <w:r w:rsidRPr="009432B9" w:rsidDel="00E271A4">
          <w:rPr>
            <w:rFonts w:ascii="Arial" w:eastAsia="Times New Roman" w:hAnsi="Arial" w:cs="Arial"/>
            <w:color w:val="000000" w:themeColor="text1"/>
            <w:sz w:val="24"/>
            <w:szCs w:val="24"/>
          </w:rPr>
          <w:delText xml:space="preserve">is to automate infrastructure build on Amazon Web Services using Terraform and then deploy </w:delText>
        </w:r>
        <w:r w:rsidR="002E070B" w:rsidRPr="009432B9" w:rsidDel="00E271A4">
          <w:rPr>
            <w:rFonts w:ascii="Arial" w:eastAsia="Times New Roman" w:hAnsi="Arial" w:cs="Arial"/>
            <w:color w:val="000000" w:themeColor="text1"/>
            <w:sz w:val="24"/>
            <w:szCs w:val="24"/>
          </w:rPr>
          <w:delText>WordPress</w:delText>
        </w:r>
        <w:r w:rsidRPr="009432B9" w:rsidDel="00E271A4">
          <w:rPr>
            <w:rFonts w:ascii="Arial" w:eastAsia="Times New Roman" w:hAnsi="Arial" w:cs="Arial"/>
            <w:color w:val="000000" w:themeColor="text1"/>
            <w:sz w:val="24"/>
            <w:szCs w:val="24"/>
          </w:rPr>
          <w:delText xml:space="preserve"> Website along with Apache Web server using Ansible Scripts. The development of both the scripts will be done simultaneously on both the </w:delText>
        </w:r>
        <w:r w:rsidR="009432B9" w:rsidRPr="009432B9" w:rsidDel="00E271A4">
          <w:rPr>
            <w:rFonts w:ascii="Arial" w:eastAsia="Times New Roman" w:hAnsi="Arial" w:cs="Arial"/>
            <w:color w:val="000000" w:themeColor="text1"/>
            <w:sz w:val="24"/>
            <w:szCs w:val="24"/>
          </w:rPr>
          <w:delText>Linux</w:delText>
        </w:r>
        <w:r w:rsidRPr="009432B9" w:rsidDel="00E271A4">
          <w:rPr>
            <w:rFonts w:ascii="Arial" w:eastAsia="Times New Roman" w:hAnsi="Arial" w:cs="Arial"/>
            <w:color w:val="000000" w:themeColor="text1"/>
            <w:sz w:val="24"/>
            <w:szCs w:val="24"/>
          </w:rPr>
          <w:delText xml:space="preserve"> machines and all the changes will be pushed over to </w:delText>
        </w:r>
        <w:commentRangeStart w:id="1067"/>
        <w:commentRangeStart w:id="1068"/>
        <w:r w:rsidRPr="009432B9" w:rsidDel="00E271A4">
          <w:rPr>
            <w:rFonts w:ascii="Arial" w:eastAsia="Times New Roman" w:hAnsi="Arial" w:cs="Arial"/>
            <w:color w:val="000000" w:themeColor="text1"/>
            <w:sz w:val="24"/>
            <w:szCs w:val="24"/>
          </w:rPr>
          <w:delText>my</w:delText>
        </w:r>
        <w:commentRangeEnd w:id="1067"/>
        <w:r w:rsidR="00ED1A87" w:rsidDel="00E271A4">
          <w:rPr>
            <w:rStyle w:val="CommentReference"/>
          </w:rPr>
          <w:commentReference w:id="1067"/>
        </w:r>
      </w:del>
      <w:commentRangeEnd w:id="1068"/>
      <w:r w:rsidR="00E271A4">
        <w:rPr>
          <w:rStyle w:val="CommentReference"/>
        </w:rPr>
        <w:commentReference w:id="1068"/>
      </w:r>
      <w:del w:id="1069" w:author="Aditya" w:date="2017-11-30T21:08:00Z">
        <w:r w:rsidRPr="009432B9" w:rsidDel="00E271A4">
          <w:rPr>
            <w:rFonts w:ascii="Arial" w:eastAsia="Times New Roman" w:hAnsi="Arial" w:cs="Arial"/>
            <w:color w:val="000000" w:themeColor="text1"/>
            <w:sz w:val="24"/>
            <w:szCs w:val="24"/>
          </w:rPr>
          <w:delText xml:space="preserve"> GIT repository using GIT Command Line and pulled using Jenkins an automation server tool.</w:delText>
        </w:r>
      </w:del>
    </w:p>
    <w:p w14:paraId="0CA066AC" w14:textId="32C61BDE" w:rsidR="00B01907" w:rsidDel="00E271A4" w:rsidRDefault="007C32DA" w:rsidP="004D469C">
      <w:pPr>
        <w:spacing w:line="360" w:lineRule="auto"/>
        <w:jc w:val="both"/>
        <w:rPr>
          <w:del w:id="1070" w:author="Aditya" w:date="2017-11-30T21:08:00Z"/>
          <w:rFonts w:ascii="Arial" w:eastAsia="Times New Roman" w:hAnsi="Arial" w:cs="Arial"/>
          <w:color w:val="000000" w:themeColor="text1"/>
          <w:sz w:val="24"/>
          <w:szCs w:val="24"/>
        </w:rPr>
      </w:pPr>
      <w:bookmarkStart w:id="1071" w:name="_4vwsrddqwyrc" w:colFirst="0" w:colLast="0"/>
      <w:bookmarkEnd w:id="1071"/>
      <w:del w:id="1072" w:author="Aditya" w:date="2017-11-30T21:08:00Z">
        <w:r w:rsidRPr="009432B9" w:rsidDel="00E271A4">
          <w:rPr>
            <w:rFonts w:ascii="Arial" w:eastAsia="Times New Roman" w:hAnsi="Arial" w:cs="Arial"/>
            <w:color w:val="000000" w:themeColor="text1"/>
            <w:sz w:val="24"/>
            <w:szCs w:val="24"/>
          </w:rPr>
          <w:delText xml:space="preserve">To get the project started, I have made my Amazon Web Services Account with one default user (Root User). The Root user comes with default permission of ALL ACCESS GRANTED. </w:delText>
        </w:r>
        <w:r w:rsidR="00B01907" w:rsidDel="00E271A4">
          <w:rPr>
            <w:rFonts w:ascii="Arial" w:eastAsia="Times New Roman" w:hAnsi="Arial" w:cs="Arial"/>
            <w:color w:val="000000" w:themeColor="text1"/>
            <w:sz w:val="24"/>
            <w:szCs w:val="24"/>
          </w:rPr>
          <w:delText>The Root user (Default User)</w:delText>
        </w:r>
        <w:r w:rsidR="00B01907" w:rsidRPr="009432B9" w:rsidDel="00E271A4">
          <w:rPr>
            <w:rFonts w:ascii="Arial" w:eastAsia="Times New Roman" w:hAnsi="Arial" w:cs="Arial"/>
            <w:color w:val="000000" w:themeColor="text1"/>
            <w:sz w:val="24"/>
            <w:szCs w:val="24"/>
          </w:rPr>
          <w:delText xml:space="preserve"> </w:delText>
        </w:r>
        <w:r w:rsidR="00B01907" w:rsidDel="00E271A4">
          <w:rPr>
            <w:rFonts w:ascii="Arial" w:eastAsia="Times New Roman" w:hAnsi="Arial" w:cs="Arial"/>
            <w:color w:val="000000" w:themeColor="text1"/>
            <w:sz w:val="24"/>
            <w:szCs w:val="24"/>
          </w:rPr>
          <w:delText xml:space="preserve">has default privileges for all the resources </w:delText>
        </w:r>
        <w:r w:rsidRPr="009432B9" w:rsidDel="00E271A4">
          <w:rPr>
            <w:rFonts w:ascii="Arial" w:eastAsia="Times New Roman" w:hAnsi="Arial" w:cs="Arial"/>
            <w:color w:val="000000" w:themeColor="text1"/>
            <w:sz w:val="24"/>
            <w:szCs w:val="24"/>
          </w:rPr>
          <w:delText xml:space="preserve">that I will be building </w:delText>
        </w:r>
        <w:r w:rsidR="002E070B" w:rsidRPr="009432B9" w:rsidDel="00E271A4">
          <w:rPr>
            <w:rFonts w:ascii="Arial" w:eastAsia="Times New Roman" w:hAnsi="Arial" w:cs="Arial"/>
            <w:color w:val="000000" w:themeColor="text1"/>
            <w:sz w:val="24"/>
            <w:szCs w:val="24"/>
          </w:rPr>
          <w:delText>like EC</w:delText>
        </w:r>
        <w:r w:rsidRPr="009432B9" w:rsidDel="00E271A4">
          <w:rPr>
            <w:rFonts w:ascii="Arial" w:eastAsia="Times New Roman" w:hAnsi="Arial" w:cs="Arial"/>
            <w:color w:val="000000" w:themeColor="text1"/>
            <w:sz w:val="24"/>
            <w:szCs w:val="24"/>
          </w:rPr>
          <w:delText xml:space="preserve">2 instance, Virtual Private Cloud (VPC), </w:delText>
        </w:r>
        <w:r w:rsidR="002E070B" w:rsidRPr="009432B9" w:rsidDel="00E271A4">
          <w:rPr>
            <w:rFonts w:ascii="Arial" w:eastAsia="Times New Roman" w:hAnsi="Arial" w:cs="Arial"/>
            <w:color w:val="000000" w:themeColor="text1"/>
            <w:sz w:val="24"/>
            <w:szCs w:val="24"/>
          </w:rPr>
          <w:delText>AWS Relational</w:delText>
        </w:r>
        <w:r w:rsidRPr="009432B9" w:rsidDel="00E271A4">
          <w:rPr>
            <w:rFonts w:ascii="Arial" w:eastAsia="Times New Roman" w:hAnsi="Arial" w:cs="Arial"/>
            <w:color w:val="000000" w:themeColor="text1"/>
            <w:sz w:val="24"/>
            <w:szCs w:val="24"/>
          </w:rPr>
          <w:delText xml:space="preserve"> </w:delText>
        </w:r>
        <w:r w:rsidR="00B01907" w:rsidDel="00E271A4">
          <w:rPr>
            <w:rFonts w:ascii="Arial" w:eastAsia="Times New Roman" w:hAnsi="Arial" w:cs="Arial"/>
            <w:color w:val="000000" w:themeColor="text1"/>
            <w:sz w:val="24"/>
            <w:szCs w:val="24"/>
          </w:rPr>
          <w:delText>Database Service (RDS), AWS Subn</w:delText>
        </w:r>
        <w:r w:rsidRPr="009432B9" w:rsidDel="00E271A4">
          <w:rPr>
            <w:rFonts w:ascii="Arial" w:eastAsia="Times New Roman" w:hAnsi="Arial" w:cs="Arial"/>
            <w:color w:val="000000" w:themeColor="text1"/>
            <w:sz w:val="24"/>
            <w:szCs w:val="24"/>
          </w:rPr>
          <w:delText xml:space="preserve">ets </w:delText>
        </w:r>
        <w:r w:rsidR="002E070B" w:rsidRPr="009432B9" w:rsidDel="00E271A4">
          <w:rPr>
            <w:rFonts w:ascii="Arial" w:eastAsia="Times New Roman" w:hAnsi="Arial" w:cs="Arial"/>
            <w:color w:val="000000" w:themeColor="text1"/>
            <w:sz w:val="24"/>
            <w:szCs w:val="24"/>
          </w:rPr>
          <w:delText>etc.</w:delText>
        </w:r>
        <w:r w:rsidRPr="009432B9" w:rsidDel="00E271A4">
          <w:rPr>
            <w:rFonts w:ascii="Arial" w:eastAsia="Times New Roman" w:hAnsi="Arial" w:cs="Arial"/>
            <w:color w:val="000000" w:themeColor="text1"/>
            <w:sz w:val="24"/>
            <w:szCs w:val="24"/>
          </w:rPr>
          <w:delText xml:space="preserve"> </w:delText>
        </w:r>
        <w:bookmarkStart w:id="1073" w:name="_e8xnzp6pfbv1" w:colFirst="0" w:colLast="0"/>
        <w:bookmarkEnd w:id="1073"/>
      </w:del>
    </w:p>
    <w:p w14:paraId="008F9168" w14:textId="27CFB0F4" w:rsidR="00C50400" w:rsidRPr="009432B9" w:rsidDel="00E271A4" w:rsidRDefault="007C32DA" w:rsidP="004D469C">
      <w:pPr>
        <w:spacing w:line="360" w:lineRule="auto"/>
        <w:jc w:val="both"/>
        <w:rPr>
          <w:del w:id="1074" w:author="Aditya" w:date="2017-11-30T21:08:00Z"/>
          <w:rFonts w:ascii="Arial" w:eastAsia="Times New Roman" w:hAnsi="Arial" w:cs="Arial"/>
          <w:color w:val="000000" w:themeColor="text1"/>
          <w:sz w:val="24"/>
          <w:szCs w:val="24"/>
        </w:rPr>
      </w:pPr>
      <w:del w:id="1075" w:author="Aditya" w:date="2017-11-30T21:08:00Z">
        <w:r w:rsidRPr="009432B9" w:rsidDel="00E271A4">
          <w:rPr>
            <w:rFonts w:ascii="Arial" w:eastAsia="Times New Roman" w:hAnsi="Arial" w:cs="Arial"/>
            <w:color w:val="000000" w:themeColor="text1"/>
            <w:sz w:val="24"/>
            <w:szCs w:val="24"/>
          </w:rPr>
          <w:delText>I will be installing</w:delText>
        </w:r>
        <w:r w:rsidR="006A063B" w:rsidDel="00E271A4">
          <w:rPr>
            <w:rFonts w:ascii="Arial" w:eastAsia="Times New Roman" w:hAnsi="Arial" w:cs="Arial"/>
            <w:color w:val="000000" w:themeColor="text1"/>
            <w:sz w:val="24"/>
            <w:szCs w:val="24"/>
          </w:rPr>
          <w:delText xml:space="preserve"> AWS CLI, </w:delText>
        </w:r>
        <w:r w:rsidRPr="009432B9" w:rsidDel="00E271A4">
          <w:rPr>
            <w:rFonts w:ascii="Arial" w:eastAsia="Times New Roman" w:hAnsi="Arial" w:cs="Arial"/>
            <w:color w:val="000000" w:themeColor="text1"/>
            <w:sz w:val="24"/>
            <w:szCs w:val="24"/>
          </w:rPr>
          <w:delText xml:space="preserve">GIT, Terraform, Jenkins and Ansible on both of my machines along with Java SDK 8.0 and above (see Appendix 1 for setting up the requirements on the </w:delText>
        </w:r>
        <w:r w:rsidR="006A063B" w:rsidDel="00E271A4">
          <w:rPr>
            <w:rFonts w:ascii="Arial" w:eastAsia="Times New Roman" w:hAnsi="Arial" w:cs="Arial"/>
            <w:color w:val="000000" w:themeColor="text1"/>
            <w:sz w:val="24"/>
            <w:szCs w:val="24"/>
          </w:rPr>
          <w:delText>Linux machines</w:delText>
        </w:r>
        <w:r w:rsidRPr="009432B9" w:rsidDel="00E271A4">
          <w:rPr>
            <w:rFonts w:ascii="Arial" w:eastAsia="Times New Roman" w:hAnsi="Arial" w:cs="Arial"/>
            <w:color w:val="000000" w:themeColor="text1"/>
            <w:sz w:val="24"/>
            <w:szCs w:val="24"/>
          </w:rPr>
          <w:delText>.)</w:delText>
        </w:r>
      </w:del>
    </w:p>
    <w:p w14:paraId="1EC9E9BF" w14:textId="7993B2E8" w:rsidR="00C50400" w:rsidRPr="009432B9" w:rsidRDefault="000F5D1C">
      <w:pPr>
        <w:tabs>
          <w:tab w:val="left" w:pos="1635"/>
        </w:tabs>
        <w:spacing w:line="360" w:lineRule="auto"/>
        <w:jc w:val="both"/>
        <w:rPr>
          <w:rFonts w:ascii="Arial" w:eastAsia="Times New Roman" w:hAnsi="Arial" w:cs="Arial"/>
          <w:color w:val="000000" w:themeColor="text1"/>
          <w:sz w:val="24"/>
          <w:szCs w:val="24"/>
        </w:rPr>
        <w:pPrChange w:id="1076" w:author="Aditya" w:date="2017-12-01T00:47:00Z">
          <w:pPr>
            <w:spacing w:line="360" w:lineRule="auto"/>
            <w:jc w:val="both"/>
          </w:pPr>
        </w:pPrChange>
      </w:pPr>
      <w:bookmarkStart w:id="1077" w:name="_ma2ad969z2m6" w:colFirst="0" w:colLast="0"/>
      <w:bookmarkEnd w:id="1077"/>
      <w:ins w:id="1078" w:author="Aditya" w:date="2017-12-01T00:47:00Z">
        <w:r>
          <w:rPr>
            <w:rFonts w:ascii="Arial" w:eastAsia="Times New Roman" w:hAnsi="Arial" w:cs="Arial"/>
            <w:color w:val="000000" w:themeColor="text1"/>
            <w:sz w:val="24"/>
            <w:szCs w:val="24"/>
          </w:rPr>
          <w:tab/>
        </w:r>
      </w:ins>
    </w:p>
    <w:p w14:paraId="4319093F" w14:textId="77777777" w:rsidR="00C50400" w:rsidRPr="009432B9" w:rsidRDefault="00C50400" w:rsidP="004D469C">
      <w:pPr>
        <w:spacing w:line="360" w:lineRule="auto"/>
        <w:jc w:val="both"/>
        <w:rPr>
          <w:rFonts w:ascii="Arial" w:eastAsia="Times New Roman" w:hAnsi="Arial" w:cs="Arial"/>
          <w:color w:val="000000" w:themeColor="text1"/>
          <w:sz w:val="24"/>
          <w:szCs w:val="24"/>
        </w:rPr>
      </w:pPr>
      <w:bookmarkStart w:id="1079" w:name="_wwi8pws3nfu5" w:colFirst="0" w:colLast="0"/>
      <w:bookmarkEnd w:id="1079"/>
    </w:p>
    <w:p w14:paraId="32849875" w14:textId="77777777" w:rsidR="00C50400" w:rsidRPr="009432B9" w:rsidRDefault="00C50400" w:rsidP="004D469C">
      <w:pPr>
        <w:spacing w:line="360" w:lineRule="auto"/>
        <w:jc w:val="both"/>
        <w:rPr>
          <w:rFonts w:ascii="Arial" w:eastAsia="Times New Roman" w:hAnsi="Arial" w:cs="Arial"/>
          <w:color w:val="000000" w:themeColor="text1"/>
          <w:sz w:val="24"/>
          <w:szCs w:val="24"/>
        </w:rPr>
      </w:pPr>
      <w:bookmarkStart w:id="1080" w:name="_6gdv9usmgezd" w:colFirst="0" w:colLast="0"/>
      <w:bookmarkEnd w:id="1080"/>
    </w:p>
    <w:p w14:paraId="23D98524" w14:textId="77777777" w:rsidR="009432B9" w:rsidRDefault="009432B9" w:rsidP="004D469C">
      <w:pPr>
        <w:spacing w:line="360" w:lineRule="auto"/>
        <w:jc w:val="both"/>
        <w:rPr>
          <w:rFonts w:ascii="Arial" w:eastAsia="Times New Roman" w:hAnsi="Arial" w:cs="Arial"/>
          <w:color w:val="000000" w:themeColor="text1"/>
          <w:sz w:val="24"/>
          <w:szCs w:val="24"/>
        </w:rPr>
      </w:pPr>
      <w:bookmarkStart w:id="1081" w:name="_69xvr1oe2ta4" w:colFirst="0" w:colLast="0"/>
      <w:bookmarkStart w:id="1082" w:name="_mz51nbm32pd8" w:colFirst="0" w:colLast="0"/>
      <w:bookmarkStart w:id="1083" w:name="_drwzfg13cmu8" w:colFirst="0" w:colLast="0"/>
      <w:bookmarkStart w:id="1084" w:name="_sht2s06ov6hi" w:colFirst="0" w:colLast="0"/>
      <w:bookmarkStart w:id="1085" w:name="_pxu9ovp1xf8n" w:colFirst="0" w:colLast="0"/>
      <w:bookmarkEnd w:id="1081"/>
      <w:bookmarkEnd w:id="1082"/>
      <w:bookmarkEnd w:id="1083"/>
      <w:bookmarkEnd w:id="1084"/>
      <w:bookmarkEnd w:id="1085"/>
    </w:p>
    <w:p w14:paraId="6AD5783D" w14:textId="161BFADB" w:rsidR="008B66F9" w:rsidDel="00A45D6A" w:rsidRDefault="008B66F9" w:rsidP="004D469C">
      <w:pPr>
        <w:spacing w:line="360" w:lineRule="auto"/>
        <w:jc w:val="both"/>
        <w:rPr>
          <w:del w:id="1086" w:author="Aditya" w:date="2017-12-01T04:30:00Z"/>
          <w:rFonts w:ascii="Arial" w:eastAsia="Times New Roman" w:hAnsi="Arial" w:cs="Arial"/>
          <w:color w:val="000000" w:themeColor="text1"/>
          <w:sz w:val="24"/>
          <w:szCs w:val="24"/>
        </w:rPr>
      </w:pPr>
    </w:p>
    <w:p w14:paraId="4A735A7B" w14:textId="77777777" w:rsidR="00A45D6A" w:rsidRDefault="00A45D6A" w:rsidP="004D469C">
      <w:pPr>
        <w:spacing w:line="360" w:lineRule="auto"/>
        <w:jc w:val="both"/>
        <w:rPr>
          <w:ins w:id="1087" w:author="Aditya" w:date="2017-12-01T04:31:00Z"/>
          <w:rFonts w:ascii="Arial" w:eastAsia="Times New Roman" w:hAnsi="Arial" w:cs="Arial"/>
          <w:color w:val="000000" w:themeColor="text1"/>
          <w:sz w:val="24"/>
          <w:szCs w:val="24"/>
        </w:rPr>
      </w:pPr>
    </w:p>
    <w:p w14:paraId="1A72A4EA" w14:textId="77777777" w:rsidR="008B66F9" w:rsidDel="00A45D6A" w:rsidRDefault="008B66F9" w:rsidP="004D469C">
      <w:pPr>
        <w:spacing w:line="360" w:lineRule="auto"/>
        <w:jc w:val="both"/>
        <w:rPr>
          <w:del w:id="1088" w:author="Aditya" w:date="2017-12-01T04:30:00Z"/>
          <w:rFonts w:ascii="Arial" w:eastAsia="Times New Roman" w:hAnsi="Arial" w:cs="Arial"/>
          <w:color w:val="000000" w:themeColor="text1"/>
          <w:sz w:val="24"/>
          <w:szCs w:val="24"/>
        </w:rPr>
      </w:pPr>
    </w:p>
    <w:p w14:paraId="3B2D5616" w14:textId="77777777" w:rsidR="008B66F9" w:rsidDel="00A45D6A" w:rsidRDefault="008B66F9" w:rsidP="004D469C">
      <w:pPr>
        <w:spacing w:line="360" w:lineRule="auto"/>
        <w:jc w:val="both"/>
        <w:rPr>
          <w:del w:id="1089" w:author="Aditya" w:date="2017-12-01T04:30:00Z"/>
          <w:rFonts w:ascii="Arial" w:eastAsia="Times New Roman" w:hAnsi="Arial" w:cs="Arial"/>
          <w:color w:val="000000" w:themeColor="text1"/>
          <w:sz w:val="24"/>
          <w:szCs w:val="24"/>
        </w:rPr>
      </w:pPr>
    </w:p>
    <w:p w14:paraId="6B4DF9FC" w14:textId="77777777" w:rsidR="00447F3A" w:rsidRDefault="00447F3A" w:rsidP="004D469C">
      <w:pPr>
        <w:spacing w:line="360" w:lineRule="auto"/>
        <w:jc w:val="both"/>
        <w:rPr>
          <w:rFonts w:ascii="Arial" w:eastAsia="Times New Roman" w:hAnsi="Arial" w:cs="Arial"/>
          <w:color w:val="000000" w:themeColor="text1"/>
          <w:sz w:val="24"/>
          <w:szCs w:val="24"/>
        </w:rPr>
      </w:pPr>
    </w:p>
    <w:p w14:paraId="6E7955BB" w14:textId="77777777" w:rsidR="000C4142" w:rsidRDefault="000C4142" w:rsidP="004D469C">
      <w:pPr>
        <w:spacing w:line="360" w:lineRule="auto"/>
        <w:jc w:val="both"/>
        <w:rPr>
          <w:rFonts w:ascii="Arial" w:eastAsia="Times New Roman" w:hAnsi="Arial" w:cs="Arial"/>
          <w:color w:val="000000" w:themeColor="text1"/>
          <w:sz w:val="24"/>
          <w:szCs w:val="24"/>
        </w:rPr>
      </w:pPr>
    </w:p>
    <w:p w14:paraId="3FDACF89" w14:textId="6663A7B5" w:rsidR="00C50400" w:rsidRPr="009432B9" w:rsidRDefault="00A45D6A" w:rsidP="004D469C">
      <w:pPr>
        <w:spacing w:line="360" w:lineRule="auto"/>
        <w:jc w:val="both"/>
        <w:rPr>
          <w:rFonts w:ascii="Arial" w:eastAsia="Times New Roman" w:hAnsi="Arial" w:cs="Arial"/>
          <w:color w:val="000000" w:themeColor="text1"/>
          <w:sz w:val="24"/>
          <w:szCs w:val="24"/>
        </w:rPr>
      </w:pPr>
      <w:ins w:id="1090" w:author="Aditya" w:date="2017-12-01T04:31:00Z">
        <w:r>
          <w:rPr>
            <w:rFonts w:ascii="Arial" w:eastAsia="Times New Roman" w:hAnsi="Arial" w:cs="Arial"/>
            <w:b/>
            <w:color w:val="000000" w:themeColor="text1"/>
            <w:sz w:val="24"/>
            <w:szCs w:val="24"/>
          </w:rPr>
          <w:lastRenderedPageBreak/>
          <w:t>4</w:t>
        </w:r>
      </w:ins>
      <w:del w:id="1091" w:author="Aditya" w:date="2017-12-01T04:31:00Z">
        <w:r w:rsidR="009432B9" w:rsidRPr="009432B9" w:rsidDel="00A45D6A">
          <w:rPr>
            <w:rFonts w:ascii="Arial" w:eastAsia="Times New Roman" w:hAnsi="Arial" w:cs="Arial"/>
            <w:b/>
            <w:color w:val="000000" w:themeColor="text1"/>
            <w:sz w:val="24"/>
            <w:szCs w:val="24"/>
          </w:rPr>
          <w:delText>3</w:delText>
        </w:r>
      </w:del>
      <w:r w:rsidR="009432B9" w:rsidRPr="009432B9">
        <w:rPr>
          <w:rFonts w:ascii="Arial" w:eastAsia="Times New Roman" w:hAnsi="Arial" w:cs="Arial"/>
          <w:b/>
          <w:color w:val="000000" w:themeColor="text1"/>
          <w:sz w:val="24"/>
          <w:szCs w:val="24"/>
        </w:rPr>
        <w:t>.3</w:t>
      </w:r>
      <w:r w:rsidR="009432B9" w:rsidRPr="009432B9">
        <w:rPr>
          <w:rFonts w:ascii="Arial" w:eastAsia="Times New Roman" w:hAnsi="Arial" w:cs="Arial"/>
          <w:b/>
          <w:color w:val="000000" w:themeColor="text1"/>
          <w:sz w:val="24"/>
          <w:szCs w:val="24"/>
        </w:rPr>
        <w:tab/>
      </w:r>
      <w:r w:rsidR="007C32DA" w:rsidRPr="009432B9">
        <w:rPr>
          <w:rFonts w:ascii="Arial" w:eastAsia="Times New Roman" w:hAnsi="Arial" w:cs="Arial"/>
          <w:b/>
          <w:color w:val="000000" w:themeColor="text1"/>
          <w:sz w:val="24"/>
          <w:szCs w:val="24"/>
        </w:rPr>
        <w:t xml:space="preserve">Implementation </w:t>
      </w:r>
    </w:p>
    <w:p w14:paraId="48588420" w14:textId="77777777" w:rsidR="00C50400" w:rsidRPr="009432B9" w:rsidRDefault="007C32DA" w:rsidP="004D469C">
      <w:pPr>
        <w:spacing w:line="360" w:lineRule="auto"/>
        <w:jc w:val="both"/>
        <w:rPr>
          <w:rFonts w:ascii="Arial" w:eastAsia="Times New Roman" w:hAnsi="Arial" w:cs="Arial"/>
          <w:color w:val="000000" w:themeColor="text1"/>
          <w:sz w:val="24"/>
          <w:szCs w:val="24"/>
        </w:rPr>
      </w:pPr>
      <w:bookmarkStart w:id="1092" w:name="_jjkhqunkc4u" w:colFirst="0" w:colLast="0"/>
      <w:bookmarkEnd w:id="1092"/>
      <w:r w:rsidRPr="009432B9">
        <w:rPr>
          <w:rFonts w:ascii="Arial" w:eastAsia="Times New Roman" w:hAnsi="Arial" w:cs="Arial"/>
          <w:noProof/>
          <w:color w:val="000000" w:themeColor="text1"/>
          <w:sz w:val="24"/>
          <w:szCs w:val="24"/>
        </w:rPr>
        <w:drawing>
          <wp:inline distT="114300" distB="114300" distL="114300" distR="114300" wp14:anchorId="62EEA2CF" wp14:editId="77E8C626">
            <wp:extent cx="5943600" cy="36068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606800"/>
                    </a:xfrm>
                    <a:prstGeom prst="rect">
                      <a:avLst/>
                    </a:prstGeom>
                    <a:ln/>
                  </pic:spPr>
                </pic:pic>
              </a:graphicData>
            </a:graphic>
          </wp:inline>
        </w:drawing>
      </w:r>
    </w:p>
    <w:p w14:paraId="06D192CD" w14:textId="77777777" w:rsidR="002E070B" w:rsidRPr="00F53ACF" w:rsidRDefault="002E070B" w:rsidP="004D469C">
      <w:pPr>
        <w:pStyle w:val="NormalWeb"/>
        <w:spacing w:before="0" w:beforeAutospacing="0" w:after="200" w:afterAutospacing="0" w:line="360" w:lineRule="auto"/>
        <w:jc w:val="both"/>
        <w:rPr>
          <w:rFonts w:ascii="Arial" w:hAnsi="Arial" w:cs="Arial"/>
          <w:color w:val="4472C4" w:themeColor="accent1"/>
          <w:sz w:val="18"/>
          <w:szCs w:val="18"/>
          <w:rPrChange w:id="1093" w:author="Aditya" w:date="2017-12-01T04:38:00Z">
            <w:rPr>
              <w:rFonts w:ascii="Arial" w:hAnsi="Arial" w:cs="Arial"/>
              <w:color w:val="4472C4" w:themeColor="accent1"/>
            </w:rPr>
          </w:rPrChange>
        </w:rPr>
      </w:pPr>
      <w:bookmarkStart w:id="1094" w:name="_m6f8u8c7z2ls" w:colFirst="0" w:colLast="0"/>
      <w:bookmarkEnd w:id="1094"/>
      <w:r w:rsidRPr="00F53ACF">
        <w:rPr>
          <w:rFonts w:ascii="Arial" w:hAnsi="Arial" w:cs="Arial"/>
          <w:b/>
          <w:bCs/>
          <w:color w:val="4472C4" w:themeColor="accent1"/>
          <w:sz w:val="18"/>
          <w:szCs w:val="18"/>
          <w:rPrChange w:id="1095" w:author="Aditya" w:date="2017-12-01T04:38:00Z">
            <w:rPr>
              <w:rFonts w:ascii="Arial" w:hAnsi="Arial" w:cs="Arial"/>
              <w:b/>
              <w:bCs/>
              <w:color w:val="4472C4" w:themeColor="accent1"/>
            </w:rPr>
          </w:rPrChange>
        </w:rPr>
        <w:t>Figure 1:  Project Architecture highlighting workflow using various tools and technologies.</w:t>
      </w:r>
    </w:p>
    <w:p w14:paraId="71CB9D73" w14:textId="4A1F7C12" w:rsidR="009A4BC4" w:rsidRDefault="009A4BC4" w:rsidP="009A4BC4">
      <w:pPr>
        <w:spacing w:line="360" w:lineRule="auto"/>
        <w:jc w:val="both"/>
        <w:rPr>
          <w:ins w:id="1096" w:author="Aditya" w:date="2017-11-30T22:22:00Z"/>
          <w:rFonts w:ascii="Arial" w:eastAsia="Times New Roman" w:hAnsi="Arial" w:cs="Arial"/>
          <w:color w:val="000000" w:themeColor="text1"/>
          <w:sz w:val="24"/>
          <w:szCs w:val="24"/>
        </w:rPr>
      </w:pPr>
      <w:bookmarkStart w:id="1097" w:name="_2shcxwd5mj04" w:colFirst="0" w:colLast="0"/>
      <w:bookmarkStart w:id="1098" w:name="_Hlk499839702"/>
      <w:bookmarkEnd w:id="1097"/>
      <w:ins w:id="1099" w:author="Aditya" w:date="2017-11-30T22:22:00Z">
        <w:r>
          <w:rPr>
            <w:rFonts w:ascii="Arial" w:eastAsia="Times New Roman" w:hAnsi="Arial" w:cs="Arial"/>
            <w:color w:val="000000" w:themeColor="text1"/>
            <w:sz w:val="24"/>
            <w:szCs w:val="24"/>
          </w:rPr>
          <w:t>As shown in the</w:t>
        </w:r>
      </w:ins>
      <w:ins w:id="1100" w:author="Aditya" w:date="2017-12-01T06:35:00Z">
        <w:r w:rsidR="00C12670">
          <w:rPr>
            <w:rFonts w:ascii="Arial" w:eastAsia="Times New Roman" w:hAnsi="Arial" w:cs="Arial"/>
            <w:color w:val="000000" w:themeColor="text1"/>
            <w:sz w:val="24"/>
            <w:szCs w:val="24"/>
          </w:rPr>
          <w:t xml:space="preserve"> figure</w:t>
        </w:r>
      </w:ins>
      <w:ins w:id="1101" w:author="Aditya" w:date="2017-11-30T22:22:00Z">
        <w:r>
          <w:rPr>
            <w:rFonts w:ascii="Arial" w:eastAsia="Times New Roman" w:hAnsi="Arial" w:cs="Arial"/>
            <w:color w:val="000000" w:themeColor="text1"/>
            <w:sz w:val="24"/>
            <w:szCs w:val="24"/>
          </w:rPr>
          <w:t xml:space="preserve"> above system architecture, 2 virtual Linux machines were used to develop Terraform and Ansible scripts to automate the infrastructure build for successfully hosting a WordPress Website along with deploying and configuring various resources like Apache Server, MySQL database instance and PHP over AWS.  The 2 Linux machines represents 2 individual developers who collaborated in developing those Terraform and Ansible Scripts using GIT Hub and Jenkins.</w:t>
        </w:r>
      </w:ins>
    </w:p>
    <w:p w14:paraId="2B643B64" w14:textId="51F74BEC" w:rsidR="009A4BC4" w:rsidRDefault="009A4BC4" w:rsidP="009A4BC4">
      <w:pPr>
        <w:spacing w:line="360" w:lineRule="auto"/>
        <w:jc w:val="both"/>
        <w:rPr>
          <w:ins w:id="1102" w:author="Aditya" w:date="2017-11-30T22:22:00Z"/>
          <w:rFonts w:ascii="Arial" w:eastAsia="Times New Roman" w:hAnsi="Arial" w:cs="Arial"/>
          <w:color w:val="000000" w:themeColor="text1"/>
          <w:sz w:val="24"/>
          <w:szCs w:val="24"/>
        </w:rPr>
      </w:pPr>
      <w:ins w:id="1103" w:author="Aditya" w:date="2017-11-30T22:22:00Z">
        <w:r>
          <w:rPr>
            <w:rFonts w:ascii="Arial" w:eastAsia="Times New Roman" w:hAnsi="Arial" w:cs="Arial"/>
            <w:color w:val="000000" w:themeColor="text1"/>
            <w:sz w:val="24"/>
            <w:szCs w:val="24"/>
          </w:rPr>
          <w:t>The 1</w:t>
        </w:r>
        <w:r w:rsidRPr="00C21A52">
          <w:rPr>
            <w:rFonts w:ascii="Arial" w:eastAsia="Times New Roman" w:hAnsi="Arial" w:cs="Arial"/>
            <w:color w:val="000000" w:themeColor="text1"/>
            <w:sz w:val="24"/>
            <w:szCs w:val="24"/>
            <w:vertAlign w:val="superscript"/>
          </w:rPr>
          <w:t>st</w:t>
        </w:r>
        <w:r>
          <w:rPr>
            <w:rFonts w:ascii="Arial" w:eastAsia="Times New Roman" w:hAnsi="Arial" w:cs="Arial"/>
            <w:color w:val="000000" w:themeColor="text1"/>
            <w:sz w:val="24"/>
            <w:szCs w:val="24"/>
          </w:rPr>
          <w:t xml:space="preserve"> developer built an infrastructure over AWS based upon the 1</w:t>
        </w:r>
        <w:r w:rsidRPr="00C21A52">
          <w:rPr>
            <w:rFonts w:ascii="Arial" w:eastAsia="Times New Roman" w:hAnsi="Arial" w:cs="Arial"/>
            <w:color w:val="000000" w:themeColor="text1"/>
            <w:sz w:val="24"/>
            <w:szCs w:val="24"/>
            <w:vertAlign w:val="superscript"/>
          </w:rPr>
          <w:t>st</w:t>
        </w:r>
        <w:r>
          <w:rPr>
            <w:rFonts w:ascii="Arial" w:eastAsia="Times New Roman" w:hAnsi="Arial" w:cs="Arial"/>
            <w:color w:val="000000" w:themeColor="text1"/>
            <w:sz w:val="24"/>
            <w:szCs w:val="24"/>
          </w:rPr>
          <w:t xml:space="preserve"> </w:t>
        </w:r>
      </w:ins>
      <w:ins w:id="1104" w:author="Aditya" w:date="2017-12-01T04:32:00Z">
        <w:r w:rsidR="00F53ACF">
          <w:rPr>
            <w:rFonts w:ascii="Arial" w:eastAsia="Times New Roman" w:hAnsi="Arial" w:cs="Arial"/>
            <w:color w:val="000000" w:themeColor="text1"/>
            <w:sz w:val="24"/>
            <w:szCs w:val="24"/>
          </w:rPr>
          <w:t xml:space="preserve">set </w:t>
        </w:r>
      </w:ins>
      <w:ins w:id="1105" w:author="Aditya" w:date="2017-11-30T22:22:00Z">
        <w:r>
          <w:rPr>
            <w:rFonts w:ascii="Arial" w:eastAsia="Times New Roman" w:hAnsi="Arial" w:cs="Arial"/>
            <w:color w:val="000000" w:themeColor="text1"/>
            <w:sz w:val="24"/>
            <w:szCs w:val="24"/>
          </w:rPr>
          <w:t>of requirements which were to set up an EC2 instance of type ubuntu on which a Nginx server was installed using remote provisioner. Once the infrastructure was up and running the 1</w:t>
        </w:r>
        <w:r w:rsidRPr="00C92034">
          <w:rPr>
            <w:rFonts w:ascii="Arial" w:eastAsia="Times New Roman" w:hAnsi="Arial" w:cs="Arial"/>
            <w:color w:val="000000" w:themeColor="text1"/>
            <w:sz w:val="24"/>
            <w:szCs w:val="24"/>
            <w:vertAlign w:val="superscript"/>
          </w:rPr>
          <w:t>st</w:t>
        </w:r>
        <w:r>
          <w:rPr>
            <w:rFonts w:ascii="Arial" w:eastAsia="Times New Roman" w:hAnsi="Arial" w:cs="Arial"/>
            <w:color w:val="000000" w:themeColor="text1"/>
            <w:sz w:val="24"/>
            <w:szCs w:val="24"/>
          </w:rPr>
          <w:t xml:space="preserve"> developer pushed those Terraform scripts over a shared GIT Hub repository so that the 2</w:t>
        </w:r>
        <w:r w:rsidRPr="00C92034">
          <w:rPr>
            <w:rFonts w:ascii="Arial" w:eastAsia="Times New Roman" w:hAnsi="Arial" w:cs="Arial"/>
            <w:color w:val="000000" w:themeColor="text1"/>
            <w:sz w:val="24"/>
            <w:szCs w:val="24"/>
            <w:vertAlign w:val="superscript"/>
          </w:rPr>
          <w:t>nd</w:t>
        </w:r>
        <w:r>
          <w:rPr>
            <w:rFonts w:ascii="Arial" w:eastAsia="Times New Roman" w:hAnsi="Arial" w:cs="Arial"/>
            <w:color w:val="000000" w:themeColor="text1"/>
            <w:sz w:val="24"/>
            <w:szCs w:val="24"/>
          </w:rPr>
          <w:t xml:space="preserve"> developer can pull them and make necessary changes as per the next and final set of project requirements. </w:t>
        </w:r>
      </w:ins>
    </w:p>
    <w:p w14:paraId="3F47337C" w14:textId="6DD328CB" w:rsidR="009A4BC4" w:rsidRDefault="009A4BC4" w:rsidP="009A4BC4">
      <w:pPr>
        <w:spacing w:line="360" w:lineRule="auto"/>
        <w:jc w:val="both"/>
        <w:rPr>
          <w:ins w:id="1106" w:author="Aditya" w:date="2017-11-30T22:22:00Z"/>
          <w:rFonts w:ascii="Arial" w:eastAsia="Times New Roman" w:hAnsi="Arial" w:cs="Arial"/>
          <w:color w:val="000000" w:themeColor="text1"/>
          <w:sz w:val="24"/>
          <w:szCs w:val="24"/>
        </w:rPr>
      </w:pPr>
      <w:ins w:id="1107" w:author="Aditya" w:date="2017-11-30T22:22:00Z">
        <w:r>
          <w:rPr>
            <w:rFonts w:ascii="Arial" w:eastAsia="Times New Roman" w:hAnsi="Arial" w:cs="Arial"/>
            <w:color w:val="000000" w:themeColor="text1"/>
            <w:sz w:val="24"/>
            <w:szCs w:val="24"/>
          </w:rPr>
          <w:lastRenderedPageBreak/>
          <w:t>The 2</w:t>
        </w:r>
        <w:r w:rsidRPr="00C92034">
          <w:rPr>
            <w:rFonts w:ascii="Arial" w:eastAsia="Times New Roman" w:hAnsi="Arial" w:cs="Arial"/>
            <w:color w:val="000000" w:themeColor="text1"/>
            <w:sz w:val="24"/>
            <w:szCs w:val="24"/>
            <w:vertAlign w:val="superscript"/>
          </w:rPr>
          <w:t>nd</w:t>
        </w:r>
        <w:r>
          <w:rPr>
            <w:rFonts w:ascii="Arial" w:eastAsia="Times New Roman" w:hAnsi="Arial" w:cs="Arial"/>
            <w:color w:val="000000" w:themeColor="text1"/>
            <w:sz w:val="24"/>
            <w:szCs w:val="24"/>
          </w:rPr>
          <w:t xml:space="preserve"> developer used Jenkins to pull the Terraform scripts from GIT hub repository. The 2</w:t>
        </w:r>
        <w:r w:rsidRPr="00C92034">
          <w:rPr>
            <w:rFonts w:ascii="Arial" w:eastAsia="Times New Roman" w:hAnsi="Arial" w:cs="Arial"/>
            <w:color w:val="000000" w:themeColor="text1"/>
            <w:sz w:val="24"/>
            <w:szCs w:val="24"/>
            <w:vertAlign w:val="superscript"/>
          </w:rPr>
          <w:t>nd</w:t>
        </w:r>
        <w:r>
          <w:rPr>
            <w:rFonts w:ascii="Arial" w:eastAsia="Times New Roman" w:hAnsi="Arial" w:cs="Arial"/>
            <w:color w:val="000000" w:themeColor="text1"/>
            <w:sz w:val="24"/>
            <w:szCs w:val="24"/>
          </w:rPr>
          <w:t xml:space="preserve"> developer then edited the Terraform scripts for deploying some additional AWS resources like another EC2 instance of type Linux, AWS Security groups, an open internet gateway, Amazon Relational Database instance, both private and public subnets. And an additional Ansible script is added to deploy PHP, MySQL instance and Apache Server on the EC2 instance of type Linux to install and host a WordPress website.</w:t>
        </w:r>
      </w:ins>
    </w:p>
    <w:p w14:paraId="298EF2D1" w14:textId="77777777" w:rsidR="009A4BC4" w:rsidRPr="009432B9" w:rsidRDefault="009A4BC4" w:rsidP="009A4BC4">
      <w:pPr>
        <w:spacing w:line="360" w:lineRule="auto"/>
        <w:jc w:val="both"/>
        <w:rPr>
          <w:ins w:id="1108" w:author="Aditya" w:date="2017-11-30T22:22:00Z"/>
          <w:rFonts w:ascii="Arial" w:eastAsia="Times New Roman" w:hAnsi="Arial" w:cs="Arial"/>
          <w:color w:val="000000" w:themeColor="text1"/>
          <w:sz w:val="24"/>
          <w:szCs w:val="24"/>
        </w:rPr>
      </w:pPr>
      <w:ins w:id="1109" w:author="Aditya" w:date="2017-11-30T22:22:00Z">
        <w:r w:rsidRPr="009432B9">
          <w:rPr>
            <w:rFonts w:ascii="Arial" w:eastAsia="Times New Roman" w:hAnsi="Arial" w:cs="Arial"/>
            <w:color w:val="000000" w:themeColor="text1"/>
            <w:sz w:val="24"/>
            <w:szCs w:val="24"/>
          </w:rPr>
          <w:t>After the successful demonstration of the project Infrastructure as Code: DevOps approach to deploy and configure resources o</w:t>
        </w:r>
        <w:r>
          <w:rPr>
            <w:rFonts w:ascii="Arial" w:eastAsia="Times New Roman" w:hAnsi="Arial" w:cs="Arial"/>
            <w:color w:val="000000" w:themeColor="text1"/>
            <w:sz w:val="24"/>
            <w:szCs w:val="24"/>
          </w:rPr>
          <w:t>ver</w:t>
        </w:r>
        <w:r w:rsidRPr="009432B9">
          <w:rPr>
            <w:rFonts w:ascii="Arial" w:eastAsia="Times New Roman" w:hAnsi="Arial" w:cs="Arial"/>
            <w:color w:val="000000" w:themeColor="text1"/>
            <w:sz w:val="24"/>
            <w:szCs w:val="24"/>
          </w:rPr>
          <w:t xml:space="preserve"> Amazon Web Services the infrastructure </w:t>
        </w:r>
        <w:r>
          <w:rPr>
            <w:rFonts w:ascii="Arial" w:eastAsia="Times New Roman" w:hAnsi="Arial" w:cs="Arial"/>
            <w:color w:val="000000" w:themeColor="text1"/>
            <w:sz w:val="24"/>
            <w:szCs w:val="24"/>
          </w:rPr>
          <w:t>is</w:t>
        </w:r>
        <w:r w:rsidRPr="009432B9">
          <w:rPr>
            <w:rFonts w:ascii="Arial" w:eastAsia="Times New Roman" w:hAnsi="Arial" w:cs="Arial"/>
            <w:color w:val="000000" w:themeColor="text1"/>
            <w:sz w:val="24"/>
            <w:szCs w:val="24"/>
          </w:rPr>
          <w:t xml:space="preserve"> </w:t>
        </w:r>
        <w:commentRangeStart w:id="1110"/>
        <w:commentRangeStart w:id="1111"/>
        <w:r w:rsidRPr="009432B9">
          <w:rPr>
            <w:rFonts w:ascii="Arial" w:eastAsia="Times New Roman" w:hAnsi="Arial" w:cs="Arial"/>
            <w:color w:val="000000" w:themeColor="text1"/>
            <w:sz w:val="24"/>
            <w:szCs w:val="24"/>
          </w:rPr>
          <w:t>destroyed</w:t>
        </w:r>
        <w:commentRangeEnd w:id="1110"/>
        <w:r>
          <w:rPr>
            <w:rStyle w:val="CommentReference"/>
          </w:rPr>
          <w:commentReference w:id="1110"/>
        </w:r>
        <w:commentRangeEnd w:id="1111"/>
        <w:r>
          <w:rPr>
            <w:rStyle w:val="CommentReference"/>
          </w:rPr>
          <w:commentReference w:id="1111"/>
        </w:r>
        <w:r w:rsidRPr="009432B9">
          <w:rPr>
            <w:rFonts w:ascii="Arial" w:eastAsia="Times New Roman" w:hAnsi="Arial" w:cs="Arial"/>
            <w:color w:val="000000" w:themeColor="text1"/>
            <w:sz w:val="24"/>
            <w:szCs w:val="24"/>
          </w:rPr>
          <w:t xml:space="preserve"> through Terraform script only.</w:t>
        </w:r>
      </w:ins>
    </w:p>
    <w:p w14:paraId="30F9676A" w14:textId="24551B27" w:rsidR="00C50400" w:rsidRPr="00F53ACF" w:rsidDel="009A4BC4" w:rsidRDefault="007C32DA" w:rsidP="004D469C">
      <w:pPr>
        <w:spacing w:line="360" w:lineRule="auto"/>
        <w:jc w:val="both"/>
        <w:rPr>
          <w:del w:id="1112" w:author="Aditya" w:date="2017-11-30T22:22:00Z"/>
          <w:rFonts w:ascii="Arial" w:eastAsia="Times New Roman" w:hAnsi="Arial" w:cs="Arial"/>
          <w:color w:val="000000" w:themeColor="text1"/>
          <w:sz w:val="24"/>
          <w:szCs w:val="24"/>
        </w:rPr>
      </w:pPr>
      <w:del w:id="1113" w:author="Aditya" w:date="2017-11-30T22:22:00Z">
        <w:r w:rsidRPr="00D04BDD" w:rsidDel="009A4BC4">
          <w:rPr>
            <w:rFonts w:ascii="Arial" w:eastAsia="Times New Roman" w:hAnsi="Arial" w:cs="Arial"/>
            <w:color w:val="000000" w:themeColor="text1"/>
            <w:sz w:val="24"/>
            <w:szCs w:val="24"/>
          </w:rPr>
          <w:delText xml:space="preserve">As per </w:delText>
        </w:r>
        <w:r w:rsidR="002E070B" w:rsidRPr="00D04BDD" w:rsidDel="009A4BC4">
          <w:rPr>
            <w:rFonts w:ascii="Arial" w:eastAsia="Times New Roman" w:hAnsi="Arial" w:cs="Arial"/>
            <w:color w:val="000000" w:themeColor="text1"/>
            <w:sz w:val="24"/>
            <w:szCs w:val="24"/>
          </w:rPr>
          <w:delText>the diagram</w:delText>
        </w:r>
        <w:r w:rsidRPr="00FF3635" w:rsidDel="009A4BC4">
          <w:rPr>
            <w:rFonts w:ascii="Arial" w:eastAsia="Times New Roman" w:hAnsi="Arial" w:cs="Arial"/>
            <w:color w:val="000000" w:themeColor="text1"/>
            <w:sz w:val="24"/>
            <w:szCs w:val="24"/>
          </w:rPr>
          <w:delText xml:space="preserve">, the implementation will include 2 </w:delText>
        </w:r>
        <w:r w:rsidR="002E070B" w:rsidRPr="00C23170" w:rsidDel="009A4BC4">
          <w:rPr>
            <w:rFonts w:ascii="Arial" w:eastAsia="Times New Roman" w:hAnsi="Arial" w:cs="Arial"/>
            <w:color w:val="000000" w:themeColor="text1"/>
            <w:sz w:val="24"/>
            <w:szCs w:val="24"/>
          </w:rPr>
          <w:delText>Linux</w:delText>
        </w:r>
        <w:r w:rsidRPr="00C23170" w:rsidDel="009A4BC4">
          <w:rPr>
            <w:rFonts w:ascii="Arial" w:eastAsia="Times New Roman" w:hAnsi="Arial" w:cs="Arial"/>
            <w:color w:val="000000" w:themeColor="text1"/>
            <w:sz w:val="24"/>
            <w:szCs w:val="24"/>
          </w:rPr>
          <w:delText xml:space="preserve"> systems which will be simultaneously </w:delText>
        </w:r>
        <w:r w:rsidR="002E070B" w:rsidRPr="001B1261" w:rsidDel="009A4BC4">
          <w:rPr>
            <w:rFonts w:ascii="Arial" w:eastAsia="Times New Roman" w:hAnsi="Arial" w:cs="Arial"/>
            <w:color w:val="000000" w:themeColor="text1"/>
            <w:sz w:val="24"/>
            <w:szCs w:val="24"/>
          </w:rPr>
          <w:delText>developing Terraform</w:delText>
        </w:r>
        <w:r w:rsidRPr="001B1261" w:rsidDel="009A4BC4">
          <w:rPr>
            <w:rFonts w:ascii="Arial" w:eastAsia="Times New Roman" w:hAnsi="Arial" w:cs="Arial"/>
            <w:color w:val="000000" w:themeColor="text1"/>
            <w:sz w:val="24"/>
            <w:szCs w:val="24"/>
          </w:rPr>
          <w:delText xml:space="preserve"> and Ansible scripts to spin up the infrastructure over Amazon Web Services. Since this project aims to demonstrate</w:delText>
        </w:r>
        <w:r w:rsidRPr="00504593" w:rsidDel="009A4BC4">
          <w:rPr>
            <w:rFonts w:ascii="Arial" w:eastAsia="Times New Roman" w:hAnsi="Arial" w:cs="Arial"/>
            <w:color w:val="000000" w:themeColor="text1"/>
            <w:sz w:val="24"/>
            <w:szCs w:val="24"/>
          </w:rPr>
          <w:delText xml:space="preserve"> the DevOps development methodology both the developers will be pushing the scripts to GitHub and then after careful consideration and cross checking with the infrastructure requirements they will be executed to get the desired infrastructure over the Amaz</w:delText>
        </w:r>
        <w:r w:rsidRPr="00F53ACF" w:rsidDel="009A4BC4">
          <w:rPr>
            <w:rFonts w:ascii="Arial" w:eastAsia="Times New Roman" w:hAnsi="Arial" w:cs="Arial"/>
            <w:color w:val="000000" w:themeColor="text1"/>
            <w:sz w:val="24"/>
            <w:szCs w:val="24"/>
          </w:rPr>
          <w:delText xml:space="preserve">on cloud. The </w:delText>
        </w:r>
        <w:r w:rsidR="000C4142" w:rsidRPr="00F53ACF" w:rsidDel="009A4BC4">
          <w:rPr>
            <w:rFonts w:ascii="Arial" w:eastAsia="Times New Roman" w:hAnsi="Arial" w:cs="Arial"/>
            <w:color w:val="000000" w:themeColor="text1"/>
            <w:sz w:val="24"/>
            <w:szCs w:val="24"/>
          </w:rPr>
          <w:delText>1</w:delText>
        </w:r>
        <w:r w:rsidR="000C4142" w:rsidRPr="00F53ACF" w:rsidDel="009A4BC4">
          <w:rPr>
            <w:rFonts w:ascii="Arial" w:eastAsia="Times New Roman" w:hAnsi="Arial" w:cs="Arial"/>
            <w:color w:val="000000" w:themeColor="text1"/>
            <w:sz w:val="24"/>
            <w:szCs w:val="24"/>
            <w:vertAlign w:val="superscript"/>
          </w:rPr>
          <w:delText>st</w:delText>
        </w:r>
        <w:r w:rsidR="000C4142" w:rsidRPr="00F53ACF" w:rsidDel="009A4BC4">
          <w:rPr>
            <w:rFonts w:ascii="Arial" w:eastAsia="Times New Roman" w:hAnsi="Arial" w:cs="Arial"/>
            <w:color w:val="000000" w:themeColor="text1"/>
            <w:sz w:val="24"/>
            <w:szCs w:val="24"/>
          </w:rPr>
          <w:delText xml:space="preserve"> </w:delText>
        </w:r>
        <w:r w:rsidRPr="00F53ACF" w:rsidDel="009A4BC4">
          <w:rPr>
            <w:rFonts w:ascii="Arial" w:eastAsia="Times New Roman" w:hAnsi="Arial" w:cs="Arial"/>
            <w:color w:val="000000" w:themeColor="text1"/>
            <w:sz w:val="24"/>
            <w:szCs w:val="24"/>
          </w:rPr>
          <w:delText xml:space="preserve">infrastructure </w:delText>
        </w:r>
        <w:r w:rsidR="000C4142" w:rsidRPr="00F53ACF" w:rsidDel="009A4BC4">
          <w:rPr>
            <w:rFonts w:ascii="Arial" w:eastAsia="Times New Roman" w:hAnsi="Arial" w:cs="Arial"/>
            <w:color w:val="000000" w:themeColor="text1"/>
            <w:sz w:val="24"/>
            <w:szCs w:val="24"/>
          </w:rPr>
          <w:delText xml:space="preserve">version </w:delText>
        </w:r>
        <w:r w:rsidRPr="00F53ACF" w:rsidDel="009A4BC4">
          <w:rPr>
            <w:rFonts w:ascii="Arial" w:eastAsia="Times New Roman" w:hAnsi="Arial" w:cs="Arial"/>
            <w:color w:val="000000" w:themeColor="text1"/>
            <w:sz w:val="24"/>
            <w:szCs w:val="24"/>
          </w:rPr>
          <w:delText xml:space="preserve">will include an AWS Instance of type Ubuntu which will be our server where </w:delText>
        </w:r>
        <w:r w:rsidR="00D42D72" w:rsidRPr="00F53ACF" w:rsidDel="009A4BC4">
          <w:rPr>
            <w:rFonts w:ascii="Arial" w:eastAsia="Times New Roman" w:hAnsi="Arial" w:cs="Arial"/>
            <w:color w:val="000000" w:themeColor="text1"/>
            <w:sz w:val="24"/>
            <w:szCs w:val="24"/>
          </w:rPr>
          <w:delText xml:space="preserve">an </w:delText>
        </w:r>
        <w:commentRangeStart w:id="1114"/>
        <w:commentRangeStart w:id="1115"/>
        <w:r w:rsidR="00D42D72" w:rsidRPr="00F53ACF" w:rsidDel="009A4BC4">
          <w:rPr>
            <w:rFonts w:ascii="Arial" w:eastAsia="Times New Roman" w:hAnsi="Arial" w:cs="Arial"/>
            <w:color w:val="000000" w:themeColor="text1"/>
            <w:sz w:val="24"/>
            <w:szCs w:val="24"/>
          </w:rPr>
          <w:delText>Nginx</w:delText>
        </w:r>
        <w:commentRangeEnd w:id="1114"/>
        <w:r w:rsidR="00DC184F" w:rsidRPr="00F53ACF" w:rsidDel="009A4BC4">
          <w:rPr>
            <w:rStyle w:val="CommentReference"/>
            <w:rFonts w:ascii="Arial" w:hAnsi="Arial" w:cs="Arial"/>
            <w:sz w:val="24"/>
            <w:szCs w:val="24"/>
            <w:rPrChange w:id="1116" w:author="Aditya" w:date="2017-12-01T04:33:00Z">
              <w:rPr>
                <w:rStyle w:val="CommentReference"/>
              </w:rPr>
            </w:rPrChange>
          </w:rPr>
          <w:commentReference w:id="1114"/>
        </w:r>
        <w:commentRangeEnd w:id="1115"/>
        <w:r w:rsidR="00447F3A" w:rsidRPr="00F53ACF" w:rsidDel="009A4BC4">
          <w:rPr>
            <w:rStyle w:val="CommentReference"/>
            <w:rFonts w:ascii="Arial" w:hAnsi="Arial" w:cs="Arial"/>
            <w:sz w:val="24"/>
            <w:szCs w:val="24"/>
            <w:rPrChange w:id="1117" w:author="Aditya" w:date="2017-12-01T04:33:00Z">
              <w:rPr>
                <w:rStyle w:val="CommentReference"/>
              </w:rPr>
            </w:rPrChange>
          </w:rPr>
          <w:commentReference w:id="1115"/>
        </w:r>
        <w:r w:rsidR="00D42D72" w:rsidRPr="00D04BDD" w:rsidDel="009A4BC4">
          <w:rPr>
            <w:rFonts w:ascii="Arial" w:eastAsia="Times New Roman" w:hAnsi="Arial" w:cs="Arial"/>
            <w:color w:val="000000" w:themeColor="text1"/>
            <w:sz w:val="24"/>
            <w:szCs w:val="24"/>
          </w:rPr>
          <w:delText xml:space="preserve"> server will be hosted. In the 2</w:delText>
        </w:r>
        <w:r w:rsidR="00D42D72" w:rsidRPr="00D04BDD" w:rsidDel="009A4BC4">
          <w:rPr>
            <w:rFonts w:ascii="Arial" w:eastAsia="Times New Roman" w:hAnsi="Arial" w:cs="Arial"/>
            <w:color w:val="000000" w:themeColor="text1"/>
            <w:sz w:val="24"/>
            <w:szCs w:val="24"/>
            <w:vertAlign w:val="superscript"/>
          </w:rPr>
          <w:delText>nd</w:delText>
        </w:r>
        <w:r w:rsidR="00D42D72" w:rsidRPr="00FF3635" w:rsidDel="009A4BC4">
          <w:rPr>
            <w:rFonts w:ascii="Arial" w:eastAsia="Times New Roman" w:hAnsi="Arial" w:cs="Arial"/>
            <w:color w:val="000000" w:themeColor="text1"/>
            <w:sz w:val="24"/>
            <w:szCs w:val="24"/>
          </w:rPr>
          <w:delText xml:space="preserve"> version of th</w:delText>
        </w:r>
        <w:r w:rsidR="00D42D72" w:rsidRPr="00C23170" w:rsidDel="009A4BC4">
          <w:rPr>
            <w:rFonts w:ascii="Arial" w:eastAsia="Times New Roman" w:hAnsi="Arial" w:cs="Arial"/>
            <w:color w:val="000000" w:themeColor="text1"/>
            <w:sz w:val="24"/>
            <w:szCs w:val="24"/>
          </w:rPr>
          <w:delText xml:space="preserve">e infrastructure an Apache Server will installed on an EC2 instance of type Linux </w:delText>
        </w:r>
        <w:r w:rsidR="00D42D72" w:rsidRPr="001B1261" w:rsidDel="009A4BC4">
          <w:rPr>
            <w:rFonts w:ascii="Arial" w:eastAsia="Times New Roman" w:hAnsi="Arial" w:cs="Arial"/>
            <w:color w:val="000000" w:themeColor="text1"/>
            <w:sz w:val="24"/>
            <w:szCs w:val="24"/>
          </w:rPr>
          <w:delText xml:space="preserve">and </w:delText>
        </w:r>
        <w:r w:rsidRPr="001B1261" w:rsidDel="009A4BC4">
          <w:rPr>
            <w:rFonts w:ascii="Arial" w:eastAsia="Times New Roman" w:hAnsi="Arial" w:cs="Arial"/>
            <w:color w:val="000000" w:themeColor="text1"/>
            <w:sz w:val="24"/>
            <w:szCs w:val="24"/>
          </w:rPr>
          <w:delText>WordPress will be installed</w:delText>
        </w:r>
        <w:r w:rsidR="00D42D72" w:rsidRPr="00504593" w:rsidDel="009A4BC4">
          <w:rPr>
            <w:rFonts w:ascii="Arial" w:eastAsia="Times New Roman" w:hAnsi="Arial" w:cs="Arial"/>
            <w:color w:val="000000" w:themeColor="text1"/>
            <w:sz w:val="24"/>
            <w:szCs w:val="24"/>
          </w:rPr>
          <w:delText xml:space="preserve"> on it along with </w:delText>
        </w:r>
        <w:r w:rsidRPr="00F53ACF" w:rsidDel="009A4BC4">
          <w:rPr>
            <w:rFonts w:ascii="Arial" w:eastAsia="Times New Roman" w:hAnsi="Arial" w:cs="Arial"/>
            <w:color w:val="000000" w:themeColor="text1"/>
            <w:sz w:val="24"/>
            <w:szCs w:val="24"/>
          </w:rPr>
          <w:delText>Virtual Private Cloud (VPC), an Internet Gateway, Route Tables, AWS Subnets, Security Groups used for public instances for Load Balancer Access.</w:delText>
        </w:r>
        <w:r w:rsidRPr="00F53ACF" w:rsidDel="009A4BC4">
          <w:rPr>
            <w:rFonts w:ascii="Arial" w:eastAsia="Times New Roman" w:hAnsi="Arial" w:cs="Arial"/>
            <w:b/>
            <w:color w:val="000000" w:themeColor="text1"/>
            <w:sz w:val="24"/>
            <w:szCs w:val="24"/>
          </w:rPr>
          <w:delText xml:space="preserve">, </w:delText>
        </w:r>
        <w:r w:rsidRPr="00F53ACF" w:rsidDel="009A4BC4">
          <w:rPr>
            <w:rFonts w:ascii="Arial" w:eastAsia="Times New Roman" w:hAnsi="Arial" w:cs="Arial"/>
            <w:color w:val="000000" w:themeColor="text1"/>
            <w:sz w:val="24"/>
            <w:szCs w:val="24"/>
          </w:rPr>
          <w:delText>TCP IP rules etc. (see Appendix 2 for AWS terminology).</w:delText>
        </w:r>
      </w:del>
    </w:p>
    <w:p w14:paraId="6B011609" w14:textId="2DA1027B" w:rsidR="00C50400" w:rsidRPr="00F53ACF" w:rsidDel="009A4BC4" w:rsidRDefault="007C32DA" w:rsidP="004D469C">
      <w:pPr>
        <w:spacing w:line="360" w:lineRule="auto"/>
        <w:jc w:val="both"/>
        <w:rPr>
          <w:del w:id="1118" w:author="Aditya" w:date="2017-11-30T22:22:00Z"/>
          <w:rFonts w:ascii="Arial" w:eastAsia="Times New Roman" w:hAnsi="Arial" w:cs="Arial"/>
          <w:color w:val="000000" w:themeColor="text1"/>
          <w:sz w:val="24"/>
          <w:szCs w:val="24"/>
        </w:rPr>
      </w:pPr>
      <w:bookmarkStart w:id="1119" w:name="_5vgn9svbaw7n" w:colFirst="0" w:colLast="0"/>
      <w:bookmarkEnd w:id="1119"/>
      <w:del w:id="1120" w:author="Aditya" w:date="2017-11-30T22:22:00Z">
        <w:r w:rsidRPr="00F53ACF" w:rsidDel="009A4BC4">
          <w:rPr>
            <w:rFonts w:ascii="Arial" w:eastAsia="Times New Roman" w:hAnsi="Arial" w:cs="Arial"/>
            <w:color w:val="000000" w:themeColor="text1"/>
            <w:sz w:val="24"/>
            <w:szCs w:val="24"/>
          </w:rPr>
          <w:delText xml:space="preserve">In the 1st iteration </w:delText>
        </w:r>
        <w:r w:rsidR="002E070B" w:rsidRPr="00F53ACF" w:rsidDel="009A4BC4">
          <w:rPr>
            <w:rFonts w:ascii="Arial" w:eastAsia="Times New Roman" w:hAnsi="Arial" w:cs="Arial"/>
            <w:color w:val="000000" w:themeColor="text1"/>
            <w:sz w:val="24"/>
            <w:szCs w:val="24"/>
          </w:rPr>
          <w:delText>of Terraform</w:delText>
        </w:r>
        <w:r w:rsidRPr="00F53ACF" w:rsidDel="009A4BC4">
          <w:rPr>
            <w:rFonts w:ascii="Arial" w:eastAsia="Times New Roman" w:hAnsi="Arial" w:cs="Arial"/>
            <w:color w:val="000000" w:themeColor="text1"/>
            <w:sz w:val="24"/>
            <w:szCs w:val="24"/>
          </w:rPr>
          <w:delText xml:space="preserve"> Scripts an Instance of type Ubuntu will be create on which the 1st developer have installed an Nginx which is a web server that can also act as an Load Balancer. After the spinning up the infrastructure as per the 1st set of deployment requirements it will be noted that a </w:delText>
        </w:r>
        <w:commentRangeStart w:id="1121"/>
        <w:commentRangeStart w:id="1122"/>
        <w:r w:rsidRPr="00F53ACF" w:rsidDel="009A4BC4">
          <w:rPr>
            <w:rFonts w:ascii="Arial" w:eastAsia="Times New Roman" w:hAnsi="Arial" w:cs="Arial"/>
            <w:color w:val="000000" w:themeColor="text1"/>
            <w:sz w:val="24"/>
            <w:szCs w:val="24"/>
          </w:rPr>
          <w:delText xml:space="preserve">fresh set of requirements </w:delText>
        </w:r>
        <w:commentRangeEnd w:id="1121"/>
        <w:r w:rsidR="008C1A77" w:rsidRPr="00F53ACF" w:rsidDel="009A4BC4">
          <w:rPr>
            <w:rStyle w:val="CommentReference"/>
            <w:rFonts w:ascii="Arial" w:hAnsi="Arial" w:cs="Arial"/>
            <w:sz w:val="24"/>
            <w:szCs w:val="24"/>
            <w:rPrChange w:id="1123" w:author="Aditya" w:date="2017-12-01T04:33:00Z">
              <w:rPr>
                <w:rStyle w:val="CommentReference"/>
              </w:rPr>
            </w:rPrChange>
          </w:rPr>
          <w:commentReference w:id="1121"/>
        </w:r>
      </w:del>
      <w:commentRangeEnd w:id="1122"/>
      <w:r w:rsidR="009A4BC4" w:rsidRPr="00F53ACF">
        <w:rPr>
          <w:rStyle w:val="CommentReference"/>
          <w:rFonts w:ascii="Arial" w:hAnsi="Arial" w:cs="Arial"/>
          <w:sz w:val="24"/>
          <w:szCs w:val="24"/>
          <w:rPrChange w:id="1124" w:author="Aditya" w:date="2017-12-01T04:33:00Z">
            <w:rPr>
              <w:rStyle w:val="CommentReference"/>
            </w:rPr>
          </w:rPrChange>
        </w:rPr>
        <w:commentReference w:id="1122"/>
      </w:r>
      <w:del w:id="1125" w:author="Aditya" w:date="2017-11-30T22:22:00Z">
        <w:r w:rsidRPr="00D04BDD" w:rsidDel="009A4BC4">
          <w:rPr>
            <w:rFonts w:ascii="Arial" w:eastAsia="Times New Roman" w:hAnsi="Arial" w:cs="Arial"/>
            <w:color w:val="000000" w:themeColor="text1"/>
            <w:sz w:val="24"/>
            <w:szCs w:val="24"/>
          </w:rPr>
          <w:delText xml:space="preserve">has arrived which requires </w:delText>
        </w:r>
        <w:r w:rsidR="002E070B" w:rsidRPr="00C23170" w:rsidDel="009A4BC4">
          <w:rPr>
            <w:rFonts w:ascii="Arial" w:eastAsia="Times New Roman" w:hAnsi="Arial" w:cs="Arial"/>
            <w:color w:val="000000" w:themeColor="text1"/>
            <w:sz w:val="24"/>
            <w:szCs w:val="24"/>
          </w:rPr>
          <w:delText>the developers</w:delText>
        </w:r>
        <w:r w:rsidRPr="00C23170" w:rsidDel="009A4BC4">
          <w:rPr>
            <w:rFonts w:ascii="Arial" w:eastAsia="Times New Roman" w:hAnsi="Arial" w:cs="Arial"/>
            <w:color w:val="000000" w:themeColor="text1"/>
            <w:sz w:val="24"/>
            <w:szCs w:val="24"/>
          </w:rPr>
          <w:delText xml:space="preserve"> to destroy the existing infrastructure and spin up a new one which will install a new EC2 instance of type </w:delText>
        </w:r>
        <w:r w:rsidR="002E070B" w:rsidRPr="001B1261" w:rsidDel="009A4BC4">
          <w:rPr>
            <w:rFonts w:ascii="Arial" w:eastAsia="Times New Roman" w:hAnsi="Arial" w:cs="Arial"/>
            <w:color w:val="000000" w:themeColor="text1"/>
            <w:sz w:val="24"/>
            <w:szCs w:val="24"/>
          </w:rPr>
          <w:delText>of Linux</w:delText>
        </w:r>
        <w:r w:rsidRPr="001B1261" w:rsidDel="009A4BC4">
          <w:rPr>
            <w:rFonts w:ascii="Arial" w:eastAsia="Times New Roman" w:hAnsi="Arial" w:cs="Arial"/>
            <w:color w:val="000000" w:themeColor="text1"/>
            <w:sz w:val="24"/>
            <w:szCs w:val="24"/>
          </w:rPr>
          <w:delText xml:space="preserve"> and this instance will a</w:delText>
        </w:r>
        <w:r w:rsidRPr="00504593" w:rsidDel="009A4BC4">
          <w:rPr>
            <w:rFonts w:ascii="Arial" w:eastAsia="Times New Roman" w:hAnsi="Arial" w:cs="Arial"/>
            <w:color w:val="000000" w:themeColor="text1"/>
            <w:sz w:val="24"/>
            <w:szCs w:val="24"/>
          </w:rPr>
          <w:delText xml:space="preserve">ct as our server which will </w:delText>
        </w:r>
        <w:r w:rsidR="009432B9" w:rsidRPr="00F53ACF" w:rsidDel="009A4BC4">
          <w:rPr>
            <w:rFonts w:ascii="Arial" w:eastAsia="Times New Roman" w:hAnsi="Arial" w:cs="Arial"/>
            <w:color w:val="000000" w:themeColor="text1"/>
            <w:sz w:val="24"/>
            <w:szCs w:val="24"/>
          </w:rPr>
          <w:delText>call the</w:delText>
        </w:r>
        <w:r w:rsidRPr="00F53ACF" w:rsidDel="009A4BC4">
          <w:rPr>
            <w:rFonts w:ascii="Arial" w:eastAsia="Times New Roman" w:hAnsi="Arial" w:cs="Arial"/>
            <w:color w:val="000000" w:themeColor="text1"/>
            <w:sz w:val="24"/>
            <w:szCs w:val="24"/>
          </w:rPr>
          <w:delText xml:space="preserve"> Ansible script to install the Apache Server with HTTP, PHP and MY-</w:delText>
        </w:r>
        <w:r w:rsidR="009432B9" w:rsidRPr="00F53ACF" w:rsidDel="009A4BC4">
          <w:rPr>
            <w:rFonts w:ascii="Arial" w:eastAsia="Times New Roman" w:hAnsi="Arial" w:cs="Arial"/>
            <w:color w:val="000000" w:themeColor="text1"/>
            <w:sz w:val="24"/>
            <w:szCs w:val="24"/>
          </w:rPr>
          <w:delText>SQL services</w:delText>
        </w:r>
        <w:r w:rsidRPr="00F53ACF" w:rsidDel="009A4BC4">
          <w:rPr>
            <w:rFonts w:ascii="Arial" w:eastAsia="Times New Roman" w:hAnsi="Arial" w:cs="Arial"/>
            <w:color w:val="000000" w:themeColor="text1"/>
            <w:sz w:val="24"/>
            <w:szCs w:val="24"/>
          </w:rPr>
          <w:delText xml:space="preserve"> needed to host a WordPress Website on the server.  </w:delText>
        </w:r>
      </w:del>
    </w:p>
    <w:p w14:paraId="469640B7" w14:textId="450F0EFA" w:rsidR="00441635" w:rsidRPr="00D04BDD" w:rsidDel="00F53ACF" w:rsidRDefault="007C32DA" w:rsidP="004D469C">
      <w:pPr>
        <w:spacing w:line="360" w:lineRule="auto"/>
        <w:jc w:val="both"/>
        <w:rPr>
          <w:del w:id="1126" w:author="Aditya" w:date="2017-12-01T04:33:00Z"/>
          <w:rFonts w:ascii="Arial" w:eastAsia="Times New Roman" w:hAnsi="Arial" w:cs="Arial"/>
          <w:color w:val="000000" w:themeColor="text1"/>
          <w:sz w:val="24"/>
          <w:szCs w:val="24"/>
        </w:rPr>
      </w:pPr>
      <w:bookmarkStart w:id="1127" w:name="_jygl5r44c6rh" w:colFirst="0" w:colLast="0"/>
      <w:bookmarkStart w:id="1128" w:name="_Hlk499843531"/>
      <w:bookmarkEnd w:id="1127"/>
      <w:del w:id="1129" w:author="Aditya" w:date="2017-11-30T22:22:00Z">
        <w:r w:rsidRPr="00F53ACF" w:rsidDel="009A4BC4">
          <w:rPr>
            <w:rFonts w:ascii="Arial" w:eastAsia="Times New Roman" w:hAnsi="Arial" w:cs="Arial"/>
            <w:color w:val="000000" w:themeColor="text1"/>
            <w:sz w:val="24"/>
            <w:szCs w:val="24"/>
          </w:rPr>
          <w:delText xml:space="preserve">After the successful demonstration of the project Infrastructure as Code: DevOps approach to deploy and configure resources on Amazon Web Services the infrastructure will be </w:delText>
        </w:r>
        <w:commentRangeStart w:id="1130"/>
        <w:commentRangeStart w:id="1131"/>
        <w:commentRangeStart w:id="1132"/>
        <w:r w:rsidRPr="00F53ACF" w:rsidDel="009A4BC4">
          <w:rPr>
            <w:rFonts w:ascii="Arial" w:eastAsia="Times New Roman" w:hAnsi="Arial" w:cs="Arial"/>
            <w:color w:val="000000" w:themeColor="text1"/>
            <w:sz w:val="24"/>
            <w:szCs w:val="24"/>
          </w:rPr>
          <w:delText>destroyed</w:delText>
        </w:r>
        <w:commentRangeEnd w:id="1130"/>
        <w:r w:rsidR="005740BA" w:rsidRPr="00F53ACF" w:rsidDel="009A4BC4">
          <w:rPr>
            <w:rStyle w:val="CommentReference"/>
            <w:rFonts w:ascii="Arial" w:hAnsi="Arial" w:cs="Arial"/>
            <w:sz w:val="24"/>
            <w:szCs w:val="24"/>
            <w:rPrChange w:id="1133" w:author="Aditya" w:date="2017-12-01T04:33:00Z">
              <w:rPr>
                <w:rStyle w:val="CommentReference"/>
              </w:rPr>
            </w:rPrChange>
          </w:rPr>
          <w:commentReference w:id="1130"/>
        </w:r>
      </w:del>
      <w:commentRangeEnd w:id="1131"/>
      <w:r w:rsidR="00441635" w:rsidRPr="00F53ACF">
        <w:rPr>
          <w:rStyle w:val="CommentReference"/>
          <w:rFonts w:ascii="Arial" w:hAnsi="Arial" w:cs="Arial"/>
          <w:sz w:val="24"/>
          <w:szCs w:val="24"/>
          <w:rPrChange w:id="1134" w:author="Aditya" w:date="2017-12-01T04:33:00Z">
            <w:rPr>
              <w:rStyle w:val="CommentReference"/>
            </w:rPr>
          </w:rPrChange>
        </w:rPr>
        <w:commentReference w:id="1131"/>
      </w:r>
      <w:commentRangeEnd w:id="1132"/>
      <w:r w:rsidR="00441635" w:rsidRPr="00F53ACF">
        <w:rPr>
          <w:rStyle w:val="CommentReference"/>
          <w:rFonts w:ascii="Arial" w:hAnsi="Arial" w:cs="Arial"/>
          <w:sz w:val="24"/>
          <w:szCs w:val="24"/>
          <w:rPrChange w:id="1135" w:author="Aditya" w:date="2017-12-01T04:33:00Z">
            <w:rPr>
              <w:rStyle w:val="CommentReference"/>
            </w:rPr>
          </w:rPrChange>
        </w:rPr>
        <w:commentReference w:id="1132"/>
      </w:r>
      <w:del w:id="1136" w:author="Aditya" w:date="2017-11-30T22:22:00Z">
        <w:r w:rsidRPr="00D04BDD" w:rsidDel="009A4BC4">
          <w:rPr>
            <w:rFonts w:ascii="Arial" w:eastAsia="Times New Roman" w:hAnsi="Arial" w:cs="Arial"/>
            <w:color w:val="000000" w:themeColor="text1"/>
            <w:sz w:val="24"/>
            <w:szCs w:val="24"/>
          </w:rPr>
          <w:delText xml:space="preserve"> through Terraform script only.</w:delText>
        </w:r>
      </w:del>
    </w:p>
    <w:p w14:paraId="4AA69A16" w14:textId="188673CD" w:rsidR="00C50400" w:rsidRPr="00F53ACF" w:rsidRDefault="00F53ACF" w:rsidP="00D04BDD">
      <w:pPr>
        <w:spacing w:line="360" w:lineRule="auto"/>
        <w:jc w:val="both"/>
        <w:rPr>
          <w:ins w:id="1137" w:author="Aditya" w:date="2017-11-30T23:44:00Z"/>
          <w:rFonts w:ascii="Arial" w:eastAsia="Times New Roman" w:hAnsi="Arial" w:cs="Arial"/>
          <w:b/>
          <w:color w:val="000000" w:themeColor="text1"/>
          <w:sz w:val="24"/>
          <w:szCs w:val="24"/>
          <w:rPrChange w:id="1138" w:author="Aditya" w:date="2017-12-01T04:33:00Z">
            <w:rPr>
              <w:ins w:id="1139" w:author="Aditya" w:date="2017-11-30T23:44:00Z"/>
            </w:rPr>
          </w:rPrChange>
        </w:rPr>
      </w:pPr>
      <w:bookmarkStart w:id="1140" w:name="_qmacup7haytj" w:colFirst="0" w:colLast="0"/>
      <w:bookmarkStart w:id="1141" w:name="_i8bd4fj6e3jc" w:colFirst="0" w:colLast="0"/>
      <w:bookmarkStart w:id="1142" w:name="_ficm18eq7epv" w:colFirst="0" w:colLast="0"/>
      <w:bookmarkStart w:id="1143" w:name="_wi53zwijd96y" w:colFirst="0" w:colLast="0"/>
      <w:bookmarkStart w:id="1144" w:name="_5qy5v5u1fp6x" w:colFirst="0" w:colLast="0"/>
      <w:bookmarkStart w:id="1145" w:name="_r2n4ltxsm79p" w:colFirst="0" w:colLast="0"/>
      <w:bookmarkEnd w:id="1098"/>
      <w:bookmarkEnd w:id="1128"/>
      <w:bookmarkEnd w:id="1140"/>
      <w:bookmarkEnd w:id="1141"/>
      <w:bookmarkEnd w:id="1142"/>
      <w:bookmarkEnd w:id="1143"/>
      <w:bookmarkEnd w:id="1144"/>
      <w:bookmarkEnd w:id="1145"/>
      <w:ins w:id="1146" w:author="Aditya" w:date="2017-12-01T04:32:00Z">
        <w:r w:rsidRPr="00FF3635">
          <w:rPr>
            <w:rFonts w:ascii="Arial" w:eastAsia="Times New Roman" w:hAnsi="Arial" w:cs="Arial"/>
            <w:b/>
            <w:color w:val="000000" w:themeColor="text1"/>
            <w:sz w:val="24"/>
            <w:szCs w:val="24"/>
          </w:rPr>
          <w:t>5</w:t>
        </w:r>
      </w:ins>
      <w:ins w:id="1147" w:author="Aditya" w:date="2017-12-01T04:33:00Z">
        <w:r w:rsidRPr="00C23170">
          <w:rPr>
            <w:rFonts w:ascii="Arial" w:eastAsia="Times New Roman" w:hAnsi="Arial" w:cs="Arial"/>
            <w:b/>
            <w:color w:val="000000" w:themeColor="text1"/>
            <w:sz w:val="24"/>
            <w:szCs w:val="24"/>
          </w:rPr>
          <w:tab/>
        </w:r>
      </w:ins>
      <w:commentRangeStart w:id="1148"/>
      <w:commentRangeStart w:id="1149"/>
      <w:del w:id="1150" w:author="Aditya" w:date="2017-11-30T23:44:00Z">
        <w:r w:rsidR="009432B9" w:rsidRPr="00F53ACF" w:rsidDel="0079281F">
          <w:rPr>
            <w:rFonts w:ascii="Arial" w:eastAsia="Times New Roman" w:hAnsi="Arial" w:cs="Arial"/>
            <w:b/>
            <w:color w:val="000000" w:themeColor="text1"/>
            <w:sz w:val="24"/>
            <w:szCs w:val="24"/>
            <w:rPrChange w:id="1151" w:author="Aditya" w:date="2017-12-01T04:33:00Z">
              <w:rPr/>
            </w:rPrChange>
          </w:rPr>
          <w:delText>4</w:delText>
        </w:r>
        <w:r w:rsidR="009432B9" w:rsidRPr="00F53ACF" w:rsidDel="0079281F">
          <w:rPr>
            <w:rFonts w:ascii="Arial" w:eastAsia="Times New Roman" w:hAnsi="Arial" w:cs="Arial"/>
            <w:b/>
            <w:color w:val="000000" w:themeColor="text1"/>
            <w:sz w:val="24"/>
            <w:szCs w:val="24"/>
            <w:rPrChange w:id="1152" w:author="Aditya" w:date="2017-12-01T04:33:00Z">
              <w:rPr/>
            </w:rPrChange>
          </w:rPr>
          <w:tab/>
        </w:r>
      </w:del>
      <w:r w:rsidR="007C32DA" w:rsidRPr="00F53ACF">
        <w:rPr>
          <w:rFonts w:ascii="Arial" w:eastAsia="Times New Roman" w:hAnsi="Arial" w:cs="Arial"/>
          <w:b/>
          <w:color w:val="000000" w:themeColor="text1"/>
          <w:sz w:val="24"/>
          <w:szCs w:val="24"/>
          <w:rPrChange w:id="1153" w:author="Aditya" w:date="2017-12-01T04:33:00Z">
            <w:rPr/>
          </w:rPrChange>
        </w:rPr>
        <w:t>Results</w:t>
      </w:r>
      <w:commentRangeEnd w:id="1148"/>
      <w:r w:rsidR="005B1CEE" w:rsidRPr="00F53ACF">
        <w:rPr>
          <w:rStyle w:val="CommentReference"/>
          <w:rFonts w:ascii="Arial" w:hAnsi="Arial" w:cs="Arial"/>
          <w:sz w:val="24"/>
          <w:szCs w:val="24"/>
          <w:rPrChange w:id="1154" w:author="Aditya" w:date="2017-12-01T04:33:00Z">
            <w:rPr>
              <w:rStyle w:val="CommentReference"/>
            </w:rPr>
          </w:rPrChange>
        </w:rPr>
        <w:commentReference w:id="1148"/>
      </w:r>
      <w:commentRangeEnd w:id="1149"/>
      <w:r w:rsidR="0079281F" w:rsidRPr="00F53ACF">
        <w:rPr>
          <w:rStyle w:val="CommentReference"/>
          <w:rFonts w:ascii="Arial" w:hAnsi="Arial" w:cs="Arial"/>
          <w:sz w:val="24"/>
          <w:szCs w:val="24"/>
          <w:rPrChange w:id="1155" w:author="Aditya" w:date="2017-12-01T04:33:00Z">
            <w:rPr>
              <w:rStyle w:val="CommentReference"/>
            </w:rPr>
          </w:rPrChange>
        </w:rPr>
        <w:commentReference w:id="1149"/>
      </w:r>
    </w:p>
    <w:p w14:paraId="1AF815E1" w14:textId="6B9A8EB1" w:rsidR="0079281F" w:rsidRDefault="0079281F" w:rsidP="0079281F">
      <w:pPr>
        <w:spacing w:line="360" w:lineRule="auto"/>
        <w:jc w:val="both"/>
        <w:rPr>
          <w:ins w:id="1156" w:author="Aditya" w:date="2017-11-30T23:45:00Z"/>
          <w:rFonts w:ascii="Arial" w:eastAsia="Times New Roman" w:hAnsi="Arial" w:cs="Arial"/>
          <w:color w:val="000000" w:themeColor="text1"/>
          <w:sz w:val="24"/>
          <w:szCs w:val="24"/>
        </w:rPr>
      </w:pPr>
      <w:ins w:id="1157" w:author="Aditya" w:date="2017-11-30T23:45:00Z">
        <w:r>
          <w:rPr>
            <w:rFonts w:ascii="Arial" w:eastAsia="Times New Roman" w:hAnsi="Arial" w:cs="Arial"/>
            <w:color w:val="000000" w:themeColor="text1"/>
            <w:sz w:val="24"/>
            <w:szCs w:val="24"/>
          </w:rPr>
          <w:t xml:space="preserve">As stated in the Project Goals and Project Objectives, </w:t>
        </w:r>
        <w:r w:rsidRPr="00571249">
          <w:rPr>
            <w:rFonts w:ascii="Arial" w:eastAsia="Times New Roman" w:hAnsi="Arial" w:cs="Arial"/>
            <w:sz w:val="24"/>
            <w:szCs w:val="24"/>
          </w:rPr>
          <w:t>Infrastructure as Code using DevOps software development methodology</w:t>
        </w:r>
        <w:r>
          <w:rPr>
            <w:rFonts w:ascii="Arial" w:eastAsia="Times New Roman" w:hAnsi="Arial" w:cs="Arial"/>
            <w:color w:val="000000" w:themeColor="text1"/>
            <w:sz w:val="24"/>
            <w:szCs w:val="24"/>
          </w:rPr>
          <w:t xml:space="preserve"> was implemented by developing Terraform and Ansible scripts</w:t>
        </w:r>
      </w:ins>
      <w:ins w:id="1158" w:author="Aditya" w:date="2017-11-30T23:46:00Z">
        <w:r>
          <w:rPr>
            <w:rFonts w:ascii="Arial" w:eastAsia="Times New Roman" w:hAnsi="Arial" w:cs="Arial"/>
            <w:color w:val="000000" w:themeColor="text1"/>
            <w:sz w:val="24"/>
            <w:szCs w:val="24"/>
          </w:rPr>
          <w:t xml:space="preserve"> for </w:t>
        </w:r>
      </w:ins>
      <w:ins w:id="1159" w:author="Aditya" w:date="2017-11-30T23:47:00Z">
        <w:r>
          <w:rPr>
            <w:rFonts w:ascii="Arial" w:eastAsia="Times New Roman" w:hAnsi="Arial" w:cs="Arial"/>
            <w:color w:val="000000" w:themeColor="text1"/>
            <w:sz w:val="24"/>
            <w:szCs w:val="24"/>
          </w:rPr>
          <w:t xml:space="preserve">successfully </w:t>
        </w:r>
      </w:ins>
      <w:ins w:id="1160" w:author="Aditya" w:date="2017-11-30T23:46:00Z">
        <w:r>
          <w:rPr>
            <w:rFonts w:ascii="Arial" w:eastAsia="Times New Roman" w:hAnsi="Arial" w:cs="Arial"/>
            <w:color w:val="000000" w:themeColor="text1"/>
            <w:sz w:val="24"/>
            <w:szCs w:val="24"/>
          </w:rPr>
          <w:t>deploying a Wo</w:t>
        </w:r>
      </w:ins>
      <w:ins w:id="1161" w:author="Aditya" w:date="2017-11-30T23:47:00Z">
        <w:r>
          <w:rPr>
            <w:rFonts w:ascii="Arial" w:eastAsia="Times New Roman" w:hAnsi="Arial" w:cs="Arial"/>
            <w:color w:val="000000" w:themeColor="text1"/>
            <w:sz w:val="24"/>
            <w:szCs w:val="24"/>
          </w:rPr>
          <w:t>rdPress Website over Amazon Web Services cloud.</w:t>
        </w:r>
      </w:ins>
      <w:ins w:id="1162" w:author="Aditya" w:date="2017-11-30T23:45:00Z">
        <w:r>
          <w:rPr>
            <w:rFonts w:ascii="Arial" w:eastAsia="Times New Roman" w:hAnsi="Arial" w:cs="Arial"/>
            <w:color w:val="000000" w:themeColor="text1"/>
            <w:sz w:val="24"/>
            <w:szCs w:val="24"/>
          </w:rPr>
          <w:t xml:space="preserve"> A development scenario was stimulated depicting 2 developers working on 2 different virtual Linux machines and collaborating on those scripts using GIT hub and Jenkins.</w:t>
        </w:r>
      </w:ins>
    </w:p>
    <w:p w14:paraId="3A6C083E" w14:textId="3A5BD11A" w:rsidR="0079281F" w:rsidRDefault="0079281F" w:rsidP="0079281F">
      <w:pPr>
        <w:spacing w:line="360" w:lineRule="auto"/>
        <w:jc w:val="both"/>
        <w:rPr>
          <w:ins w:id="1163" w:author="Aditya" w:date="2017-11-30T23:45:00Z"/>
          <w:rFonts w:ascii="Arial" w:eastAsia="Times New Roman" w:hAnsi="Arial" w:cs="Arial"/>
          <w:color w:val="000000" w:themeColor="text1"/>
          <w:sz w:val="24"/>
          <w:szCs w:val="24"/>
        </w:rPr>
      </w:pPr>
      <w:ins w:id="1164" w:author="Aditya" w:date="2017-11-30T23:45:00Z">
        <w:r>
          <w:rPr>
            <w:rFonts w:ascii="Arial" w:eastAsia="Times New Roman" w:hAnsi="Arial" w:cs="Arial"/>
            <w:color w:val="000000" w:themeColor="text1"/>
            <w:sz w:val="24"/>
            <w:szCs w:val="24"/>
          </w:rPr>
          <w:t xml:space="preserve">These scripts were developed and executed in iterations to meet the infrastructure requirements of the project.  </w:t>
        </w:r>
      </w:ins>
      <w:ins w:id="1165" w:author="Aditya" w:date="2017-11-30T23:48:00Z">
        <w:r>
          <w:rPr>
            <w:rFonts w:ascii="Arial" w:eastAsia="Times New Roman" w:hAnsi="Arial" w:cs="Arial"/>
            <w:color w:val="000000" w:themeColor="text1"/>
            <w:sz w:val="24"/>
            <w:szCs w:val="24"/>
          </w:rPr>
          <w:t>For the</w:t>
        </w:r>
      </w:ins>
      <w:ins w:id="1166" w:author="Aditya" w:date="2017-11-30T23:45:00Z">
        <w:r>
          <w:rPr>
            <w:rFonts w:ascii="Arial" w:eastAsia="Times New Roman" w:hAnsi="Arial" w:cs="Arial"/>
            <w:color w:val="000000" w:themeColor="text1"/>
            <w:sz w:val="24"/>
            <w:szCs w:val="24"/>
          </w:rPr>
          <w:t xml:space="preserve"> 1</w:t>
        </w:r>
        <w:r w:rsidRPr="007465C3">
          <w:rPr>
            <w:rFonts w:ascii="Arial" w:eastAsia="Times New Roman" w:hAnsi="Arial" w:cs="Arial"/>
            <w:color w:val="000000" w:themeColor="text1"/>
            <w:sz w:val="24"/>
            <w:szCs w:val="24"/>
            <w:vertAlign w:val="superscript"/>
          </w:rPr>
          <w:t>st</w:t>
        </w:r>
        <w:r>
          <w:rPr>
            <w:rFonts w:ascii="Arial" w:eastAsia="Times New Roman" w:hAnsi="Arial" w:cs="Arial"/>
            <w:color w:val="000000" w:themeColor="text1"/>
            <w:sz w:val="24"/>
            <w:szCs w:val="24"/>
          </w:rPr>
          <w:t xml:space="preserve"> iteration of </w:t>
        </w:r>
      </w:ins>
      <w:ins w:id="1167" w:author="Aditya" w:date="2017-11-30T23:48:00Z">
        <w:r>
          <w:rPr>
            <w:rFonts w:ascii="Arial" w:eastAsia="Times New Roman" w:hAnsi="Arial" w:cs="Arial"/>
            <w:color w:val="000000" w:themeColor="text1"/>
            <w:sz w:val="24"/>
            <w:szCs w:val="24"/>
          </w:rPr>
          <w:t xml:space="preserve">project </w:t>
        </w:r>
      </w:ins>
      <w:ins w:id="1168" w:author="Aditya" w:date="2017-11-30T23:45:00Z">
        <w:r>
          <w:rPr>
            <w:rFonts w:ascii="Arial" w:eastAsia="Times New Roman" w:hAnsi="Arial" w:cs="Arial"/>
            <w:color w:val="000000" w:themeColor="text1"/>
            <w:sz w:val="24"/>
            <w:szCs w:val="24"/>
          </w:rPr>
          <w:t xml:space="preserve">development, </w:t>
        </w:r>
      </w:ins>
      <w:ins w:id="1169" w:author="Aditya" w:date="2017-11-30T23:47:00Z">
        <w:r>
          <w:rPr>
            <w:rFonts w:ascii="Arial" w:eastAsia="Times New Roman" w:hAnsi="Arial" w:cs="Arial"/>
            <w:color w:val="000000" w:themeColor="text1"/>
            <w:sz w:val="24"/>
            <w:szCs w:val="24"/>
          </w:rPr>
          <w:t>terraform</w:t>
        </w:r>
      </w:ins>
      <w:ins w:id="1170" w:author="Aditya" w:date="2017-11-30T23:45:00Z">
        <w:r>
          <w:rPr>
            <w:rFonts w:ascii="Arial" w:eastAsia="Times New Roman" w:hAnsi="Arial" w:cs="Arial"/>
            <w:color w:val="000000" w:themeColor="text1"/>
            <w:sz w:val="24"/>
            <w:szCs w:val="24"/>
          </w:rPr>
          <w:t xml:space="preserve"> script had code blocks to add AWS resources like an EC2 instance of type ubuntu, an open internet gateway, a Virtual Private Cloud (VPC) and remote provisoner </w:t>
        </w:r>
      </w:ins>
      <w:ins w:id="1171" w:author="Aditya" w:date="2017-11-30T23:49:00Z">
        <w:r>
          <w:rPr>
            <w:rFonts w:ascii="Arial" w:eastAsia="Times New Roman" w:hAnsi="Arial" w:cs="Arial"/>
            <w:color w:val="000000" w:themeColor="text1"/>
            <w:sz w:val="24"/>
            <w:szCs w:val="24"/>
          </w:rPr>
          <w:t>for installing</w:t>
        </w:r>
      </w:ins>
      <w:ins w:id="1172" w:author="Aditya" w:date="2017-11-30T23:45:00Z">
        <w:r>
          <w:rPr>
            <w:rFonts w:ascii="Arial" w:eastAsia="Times New Roman" w:hAnsi="Arial" w:cs="Arial"/>
            <w:color w:val="000000" w:themeColor="text1"/>
            <w:sz w:val="24"/>
            <w:szCs w:val="24"/>
          </w:rPr>
          <w:t xml:space="preserve"> a Nginx server over th</w:t>
        </w:r>
      </w:ins>
      <w:ins w:id="1173" w:author="Aditya" w:date="2017-11-30T23:49:00Z">
        <w:r>
          <w:rPr>
            <w:rFonts w:ascii="Arial" w:eastAsia="Times New Roman" w:hAnsi="Arial" w:cs="Arial"/>
            <w:color w:val="000000" w:themeColor="text1"/>
            <w:sz w:val="24"/>
            <w:szCs w:val="24"/>
          </w:rPr>
          <w:t>at</w:t>
        </w:r>
      </w:ins>
      <w:ins w:id="1174" w:author="Aditya" w:date="2017-11-30T23:45:00Z">
        <w:r>
          <w:rPr>
            <w:rFonts w:ascii="Arial" w:eastAsia="Times New Roman" w:hAnsi="Arial" w:cs="Arial"/>
            <w:color w:val="000000" w:themeColor="text1"/>
            <w:sz w:val="24"/>
            <w:szCs w:val="24"/>
          </w:rPr>
          <w:t xml:space="preserve"> EC2 instance.</w:t>
        </w:r>
      </w:ins>
    </w:p>
    <w:p w14:paraId="5D851281" w14:textId="00214F29" w:rsidR="0079281F" w:rsidRDefault="0079281F" w:rsidP="0079281F">
      <w:pPr>
        <w:spacing w:line="360" w:lineRule="auto"/>
        <w:jc w:val="both"/>
        <w:rPr>
          <w:ins w:id="1175" w:author="Aditya" w:date="2017-11-30T23:51:00Z"/>
          <w:rFonts w:ascii="Arial" w:eastAsia="Times New Roman" w:hAnsi="Arial" w:cs="Arial"/>
          <w:color w:val="000000" w:themeColor="text1"/>
          <w:sz w:val="24"/>
          <w:szCs w:val="24"/>
        </w:rPr>
      </w:pPr>
      <w:ins w:id="1176" w:author="Aditya" w:date="2017-11-30T23:45:00Z">
        <w:r>
          <w:rPr>
            <w:rFonts w:ascii="Arial" w:eastAsia="Times New Roman" w:hAnsi="Arial" w:cs="Arial"/>
            <w:color w:val="000000" w:themeColor="text1"/>
            <w:sz w:val="24"/>
            <w:szCs w:val="24"/>
          </w:rPr>
          <w:t xml:space="preserve">Once the infrastructure was </w:t>
        </w:r>
      </w:ins>
      <w:ins w:id="1177" w:author="Aditya" w:date="2017-11-30T23:49:00Z">
        <w:r w:rsidR="004F6C89">
          <w:rPr>
            <w:rFonts w:ascii="Arial" w:eastAsia="Times New Roman" w:hAnsi="Arial" w:cs="Arial"/>
            <w:color w:val="000000" w:themeColor="text1"/>
            <w:sz w:val="24"/>
            <w:szCs w:val="24"/>
          </w:rPr>
          <w:t>built</w:t>
        </w:r>
      </w:ins>
      <w:ins w:id="1178" w:author="Aditya" w:date="2017-11-30T23:45:00Z">
        <w:r>
          <w:rPr>
            <w:rFonts w:ascii="Arial" w:eastAsia="Times New Roman" w:hAnsi="Arial" w:cs="Arial"/>
            <w:color w:val="000000" w:themeColor="text1"/>
            <w:sz w:val="24"/>
            <w:szCs w:val="24"/>
          </w:rPr>
          <w:t xml:space="preserve"> over the AWS</w:t>
        </w:r>
      </w:ins>
      <w:ins w:id="1179" w:author="Aditya" w:date="2017-11-30T23:49:00Z">
        <w:r w:rsidR="004F6C89">
          <w:rPr>
            <w:rFonts w:ascii="Arial" w:eastAsia="Times New Roman" w:hAnsi="Arial" w:cs="Arial"/>
            <w:color w:val="000000" w:themeColor="text1"/>
            <w:sz w:val="24"/>
            <w:szCs w:val="24"/>
          </w:rPr>
          <w:t xml:space="preserve"> cloud</w:t>
        </w:r>
      </w:ins>
      <w:ins w:id="1180" w:author="Aditya" w:date="2017-11-30T23:45:00Z">
        <w:r>
          <w:rPr>
            <w:rFonts w:ascii="Arial" w:eastAsia="Times New Roman" w:hAnsi="Arial" w:cs="Arial"/>
            <w:color w:val="000000" w:themeColor="text1"/>
            <w:sz w:val="24"/>
            <w:szCs w:val="24"/>
          </w:rPr>
          <w:t>, the 1</w:t>
        </w:r>
        <w:r w:rsidRPr="007465C3">
          <w:rPr>
            <w:rFonts w:ascii="Arial" w:eastAsia="Times New Roman" w:hAnsi="Arial" w:cs="Arial"/>
            <w:color w:val="000000" w:themeColor="text1"/>
            <w:sz w:val="24"/>
            <w:szCs w:val="24"/>
            <w:vertAlign w:val="superscript"/>
          </w:rPr>
          <w:t>st</w:t>
        </w:r>
        <w:r>
          <w:rPr>
            <w:rFonts w:ascii="Arial" w:eastAsia="Times New Roman" w:hAnsi="Arial" w:cs="Arial"/>
            <w:color w:val="000000" w:themeColor="text1"/>
            <w:sz w:val="24"/>
            <w:szCs w:val="24"/>
          </w:rPr>
          <w:t xml:space="preserve"> developer</w:t>
        </w:r>
      </w:ins>
      <w:ins w:id="1181" w:author="Aditya" w:date="2017-11-30T23:50:00Z">
        <w:r w:rsidR="004F6C89">
          <w:rPr>
            <w:rFonts w:ascii="Arial" w:eastAsia="Times New Roman" w:hAnsi="Arial" w:cs="Arial"/>
            <w:color w:val="000000" w:themeColor="text1"/>
            <w:sz w:val="24"/>
            <w:szCs w:val="24"/>
          </w:rPr>
          <w:t xml:space="preserve"> used</w:t>
        </w:r>
      </w:ins>
      <w:ins w:id="1182" w:author="Aditya" w:date="2017-11-30T23:45:00Z">
        <w:r>
          <w:rPr>
            <w:rFonts w:ascii="Arial" w:eastAsia="Times New Roman" w:hAnsi="Arial" w:cs="Arial"/>
            <w:color w:val="000000" w:themeColor="text1"/>
            <w:sz w:val="24"/>
            <w:szCs w:val="24"/>
          </w:rPr>
          <w:t xml:space="preserve"> SSH </w:t>
        </w:r>
      </w:ins>
      <w:ins w:id="1183" w:author="Aditya" w:date="2017-11-30T23:50:00Z">
        <w:r w:rsidR="004F6C89">
          <w:rPr>
            <w:rFonts w:ascii="Arial" w:eastAsia="Times New Roman" w:hAnsi="Arial" w:cs="Arial"/>
            <w:color w:val="000000" w:themeColor="text1"/>
            <w:sz w:val="24"/>
            <w:szCs w:val="24"/>
          </w:rPr>
          <w:t xml:space="preserve">on </w:t>
        </w:r>
      </w:ins>
      <w:ins w:id="1184" w:author="Aditya" w:date="2017-11-30T23:45:00Z">
        <w:r>
          <w:rPr>
            <w:rFonts w:ascii="Arial" w:eastAsia="Times New Roman" w:hAnsi="Arial" w:cs="Arial"/>
            <w:color w:val="000000" w:themeColor="text1"/>
            <w:sz w:val="24"/>
            <w:szCs w:val="24"/>
          </w:rPr>
          <w:t xml:space="preserve">the EC2 instance and checked the proper installation of the Nginx server using </w:t>
        </w:r>
        <w:r w:rsidRPr="007465C3">
          <w:rPr>
            <w:rFonts w:ascii="Arial" w:eastAsia="Times New Roman" w:hAnsi="Arial" w:cs="Arial"/>
            <w:b/>
            <w:i/>
            <w:color w:val="000000" w:themeColor="text1"/>
            <w:sz w:val="24"/>
            <w:szCs w:val="24"/>
          </w:rPr>
          <w:t>curl localhost</w:t>
        </w:r>
        <w:r>
          <w:rPr>
            <w:rFonts w:ascii="Arial" w:eastAsia="Times New Roman" w:hAnsi="Arial" w:cs="Arial"/>
            <w:color w:val="000000" w:themeColor="text1"/>
            <w:sz w:val="24"/>
            <w:szCs w:val="24"/>
          </w:rPr>
          <w:t xml:space="preserve"> command as shown in the </w:t>
        </w:r>
        <w:r w:rsidRPr="004F6C89">
          <w:rPr>
            <w:rFonts w:ascii="Arial" w:eastAsia="Times New Roman" w:hAnsi="Arial" w:cs="Arial"/>
            <w:color w:val="000000" w:themeColor="text1"/>
            <w:sz w:val="24"/>
            <w:szCs w:val="24"/>
            <w:rPrChange w:id="1185" w:author="Aditya" w:date="2017-11-30T23:51:00Z">
              <w:rPr>
                <w:rFonts w:ascii="Arial" w:eastAsia="Times New Roman" w:hAnsi="Arial" w:cs="Arial"/>
                <w:color w:val="FF0000"/>
                <w:sz w:val="24"/>
                <w:szCs w:val="24"/>
              </w:rPr>
            </w:rPrChange>
          </w:rPr>
          <w:t>figure below</w:t>
        </w:r>
        <w:r>
          <w:rPr>
            <w:rFonts w:ascii="Arial" w:eastAsia="Times New Roman" w:hAnsi="Arial" w:cs="Arial"/>
            <w:color w:val="000000" w:themeColor="text1"/>
            <w:sz w:val="24"/>
            <w:szCs w:val="24"/>
          </w:rPr>
          <w:t>.</w:t>
        </w:r>
      </w:ins>
    </w:p>
    <w:p w14:paraId="18E68D52" w14:textId="57DB5620" w:rsidR="004F6C89" w:rsidRDefault="004F6C89" w:rsidP="0079281F">
      <w:pPr>
        <w:spacing w:line="360" w:lineRule="auto"/>
        <w:jc w:val="both"/>
        <w:rPr>
          <w:ins w:id="1186" w:author="Aditya" w:date="2017-11-30T23:51:00Z"/>
          <w:rFonts w:ascii="Arial" w:eastAsia="Times New Roman" w:hAnsi="Arial" w:cs="Arial"/>
          <w:color w:val="000000" w:themeColor="text1"/>
          <w:sz w:val="24"/>
          <w:szCs w:val="24"/>
        </w:rPr>
      </w:pPr>
      <w:ins w:id="1187" w:author="Aditya" w:date="2017-11-30T23:51:00Z">
        <w:r w:rsidRPr="009432B9">
          <w:rPr>
            <w:rFonts w:ascii="Arial" w:hAnsi="Arial" w:cs="Arial"/>
            <w:noProof/>
            <w:color w:val="000000" w:themeColor="text1"/>
            <w:sz w:val="24"/>
            <w:szCs w:val="24"/>
          </w:rPr>
          <w:lastRenderedPageBreak/>
          <w:drawing>
            <wp:inline distT="114300" distB="114300" distL="114300" distR="114300" wp14:anchorId="59F83F2B" wp14:editId="78BF2D0B">
              <wp:extent cx="5943600" cy="3352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352800"/>
                      </a:xfrm>
                      <a:prstGeom prst="rect">
                        <a:avLst/>
                      </a:prstGeom>
                      <a:ln/>
                    </pic:spPr>
                  </pic:pic>
                </a:graphicData>
              </a:graphic>
            </wp:inline>
          </w:drawing>
        </w:r>
      </w:ins>
    </w:p>
    <w:p w14:paraId="524F6219" w14:textId="3E23C78A" w:rsidR="004F6C89" w:rsidRPr="006C7FE2" w:rsidRDefault="004F6C89" w:rsidP="0079281F">
      <w:pPr>
        <w:spacing w:line="360" w:lineRule="auto"/>
        <w:jc w:val="both"/>
        <w:rPr>
          <w:ins w:id="1188" w:author="Aditya" w:date="2017-11-30T23:45:00Z"/>
          <w:rFonts w:ascii="Arial" w:hAnsi="Arial" w:cs="Arial"/>
          <w:b/>
          <w:color w:val="000000" w:themeColor="text1"/>
          <w:sz w:val="24"/>
          <w:szCs w:val="24"/>
          <w:rPrChange w:id="1189" w:author="Aditya" w:date="2017-12-01T00:48:00Z">
            <w:rPr>
              <w:ins w:id="1190" w:author="Aditya" w:date="2017-11-30T23:45:00Z"/>
              <w:rFonts w:ascii="Arial" w:eastAsia="Times New Roman" w:hAnsi="Arial" w:cs="Arial"/>
              <w:color w:val="000000" w:themeColor="text1"/>
              <w:sz w:val="24"/>
              <w:szCs w:val="24"/>
            </w:rPr>
          </w:rPrChange>
        </w:rPr>
      </w:pPr>
      <w:ins w:id="1191" w:author="Aditya" w:date="2017-11-30T23:51:00Z">
        <w:r w:rsidRPr="004D469C">
          <w:rPr>
            <w:rFonts w:ascii="Arial" w:hAnsi="Arial" w:cs="Arial"/>
            <w:b/>
            <w:color w:val="4472C4" w:themeColor="accent1"/>
            <w:sz w:val="18"/>
            <w:szCs w:val="18"/>
          </w:rPr>
          <w:t>Figure 2:  SSH connection into the EC2 instance type of Ubuntu to verify the successful installation of NGINX server</w:t>
        </w:r>
        <w:r w:rsidRPr="009432B9">
          <w:rPr>
            <w:rFonts w:ascii="Arial" w:hAnsi="Arial" w:cs="Arial"/>
            <w:b/>
            <w:color w:val="000000" w:themeColor="text1"/>
            <w:sz w:val="24"/>
            <w:szCs w:val="24"/>
          </w:rPr>
          <w:t>.</w:t>
        </w:r>
      </w:ins>
    </w:p>
    <w:p w14:paraId="5523D2DA" w14:textId="10A60611" w:rsidR="0079281F" w:rsidRDefault="0079281F" w:rsidP="0079281F">
      <w:pPr>
        <w:spacing w:line="360" w:lineRule="auto"/>
        <w:jc w:val="both"/>
        <w:rPr>
          <w:ins w:id="1192" w:author="Aditya" w:date="2017-11-30T23:45:00Z"/>
          <w:rFonts w:ascii="Arial" w:eastAsia="Times New Roman" w:hAnsi="Arial" w:cs="Arial"/>
          <w:color w:val="000000" w:themeColor="text1"/>
          <w:sz w:val="24"/>
          <w:szCs w:val="24"/>
        </w:rPr>
      </w:pPr>
      <w:ins w:id="1193" w:author="Aditya" w:date="2017-11-30T23:45:00Z">
        <w:r>
          <w:rPr>
            <w:rFonts w:ascii="Arial" w:eastAsia="Times New Roman" w:hAnsi="Arial" w:cs="Arial"/>
            <w:color w:val="000000" w:themeColor="text1"/>
            <w:sz w:val="24"/>
            <w:szCs w:val="24"/>
          </w:rPr>
          <w:t>The terraform scripts developed by the 1</w:t>
        </w:r>
        <w:r w:rsidRPr="0035130C">
          <w:rPr>
            <w:rFonts w:ascii="Arial" w:eastAsia="Times New Roman" w:hAnsi="Arial" w:cs="Arial"/>
            <w:color w:val="000000" w:themeColor="text1"/>
            <w:sz w:val="24"/>
            <w:szCs w:val="24"/>
            <w:vertAlign w:val="superscript"/>
          </w:rPr>
          <w:t>st</w:t>
        </w:r>
        <w:r>
          <w:rPr>
            <w:rFonts w:ascii="Arial" w:eastAsia="Times New Roman" w:hAnsi="Arial" w:cs="Arial"/>
            <w:color w:val="000000" w:themeColor="text1"/>
            <w:sz w:val="24"/>
            <w:szCs w:val="24"/>
          </w:rPr>
          <w:t xml:space="preserve"> developer are then pushed over to the shared GIT Hub repository</w:t>
        </w:r>
      </w:ins>
      <w:ins w:id="1194" w:author="Aditya" w:date="2017-11-30T23:51:00Z">
        <w:r w:rsidR="004F6C89">
          <w:rPr>
            <w:rFonts w:ascii="Arial" w:eastAsia="Times New Roman" w:hAnsi="Arial" w:cs="Arial"/>
            <w:color w:val="000000" w:themeColor="text1"/>
            <w:sz w:val="24"/>
            <w:szCs w:val="24"/>
          </w:rPr>
          <w:t xml:space="preserve"> using GIT</w:t>
        </w:r>
      </w:ins>
      <w:ins w:id="1195" w:author="Aditya" w:date="2017-11-30T23:52:00Z">
        <w:r w:rsidR="004F6C89">
          <w:rPr>
            <w:rFonts w:ascii="Arial" w:eastAsia="Times New Roman" w:hAnsi="Arial" w:cs="Arial"/>
            <w:color w:val="000000" w:themeColor="text1"/>
            <w:sz w:val="24"/>
            <w:szCs w:val="24"/>
          </w:rPr>
          <w:t xml:space="preserve"> command line utility.</w:t>
        </w:r>
      </w:ins>
    </w:p>
    <w:p w14:paraId="5A5CD5ED" w14:textId="06235048" w:rsidR="0079281F" w:rsidRDefault="004F6C89" w:rsidP="0079281F">
      <w:pPr>
        <w:spacing w:line="360" w:lineRule="auto"/>
        <w:jc w:val="both"/>
        <w:rPr>
          <w:ins w:id="1196" w:author="Aditya" w:date="2017-11-30T23:53:00Z"/>
          <w:rFonts w:ascii="Arial" w:eastAsia="Times New Roman" w:hAnsi="Arial" w:cs="Arial"/>
          <w:color w:val="000000" w:themeColor="text1"/>
          <w:sz w:val="24"/>
          <w:szCs w:val="24"/>
        </w:rPr>
      </w:pPr>
      <w:ins w:id="1197" w:author="Aditya" w:date="2017-11-30T23:52:00Z">
        <w:r>
          <w:rPr>
            <w:rFonts w:ascii="Arial" w:eastAsia="Times New Roman" w:hAnsi="Arial" w:cs="Arial"/>
            <w:color w:val="000000" w:themeColor="text1"/>
            <w:sz w:val="24"/>
            <w:szCs w:val="24"/>
          </w:rPr>
          <w:t>T</w:t>
        </w:r>
      </w:ins>
      <w:ins w:id="1198" w:author="Aditya" w:date="2017-11-30T23:45:00Z">
        <w:r w:rsidR="0079281F">
          <w:rPr>
            <w:rFonts w:ascii="Arial" w:eastAsia="Times New Roman" w:hAnsi="Arial" w:cs="Arial"/>
            <w:color w:val="000000" w:themeColor="text1"/>
            <w:sz w:val="24"/>
            <w:szCs w:val="24"/>
          </w:rPr>
          <w:t>hese scripts are then pulled onto the 2</w:t>
        </w:r>
        <w:r w:rsidR="0079281F" w:rsidRPr="00A6267A">
          <w:rPr>
            <w:rFonts w:ascii="Arial" w:eastAsia="Times New Roman" w:hAnsi="Arial" w:cs="Arial"/>
            <w:color w:val="000000" w:themeColor="text1"/>
            <w:sz w:val="24"/>
            <w:szCs w:val="24"/>
            <w:vertAlign w:val="superscript"/>
          </w:rPr>
          <w:t>nd</w:t>
        </w:r>
        <w:r w:rsidR="0079281F">
          <w:rPr>
            <w:rFonts w:ascii="Arial" w:eastAsia="Times New Roman" w:hAnsi="Arial" w:cs="Arial"/>
            <w:color w:val="000000" w:themeColor="text1"/>
            <w:sz w:val="24"/>
            <w:szCs w:val="24"/>
          </w:rPr>
          <w:t xml:space="preserve"> developer’s virtual Linux machine by starting a Jenkins job</w:t>
        </w:r>
      </w:ins>
      <w:ins w:id="1199" w:author="Aditya" w:date="2017-11-30T23:53:00Z">
        <w:r>
          <w:rPr>
            <w:rFonts w:ascii="Arial" w:eastAsia="Times New Roman" w:hAnsi="Arial" w:cs="Arial"/>
            <w:color w:val="000000" w:themeColor="text1"/>
            <w:sz w:val="24"/>
            <w:szCs w:val="24"/>
          </w:rPr>
          <w:t xml:space="preserve"> as shown in Figure </w:t>
        </w:r>
      </w:ins>
      <w:ins w:id="1200" w:author="Aditya" w:date="2017-12-01T06:35:00Z">
        <w:r w:rsidR="00C12670">
          <w:rPr>
            <w:rFonts w:ascii="Arial" w:eastAsia="Times New Roman" w:hAnsi="Arial" w:cs="Arial"/>
            <w:color w:val="000000" w:themeColor="text1"/>
            <w:sz w:val="24"/>
            <w:szCs w:val="24"/>
          </w:rPr>
          <w:t>3</w:t>
        </w:r>
      </w:ins>
      <w:ins w:id="1201" w:author="Aditya" w:date="2017-11-30T23:54:00Z">
        <w:r>
          <w:rPr>
            <w:rFonts w:ascii="Arial" w:eastAsia="Times New Roman" w:hAnsi="Arial" w:cs="Arial"/>
            <w:color w:val="000000" w:themeColor="text1"/>
            <w:sz w:val="24"/>
            <w:szCs w:val="24"/>
          </w:rPr>
          <w:t xml:space="preserve"> below</w:t>
        </w:r>
      </w:ins>
      <w:ins w:id="1202" w:author="Aditya" w:date="2017-11-30T23:45:00Z">
        <w:r w:rsidR="0079281F">
          <w:rPr>
            <w:rFonts w:ascii="Arial" w:eastAsia="Times New Roman" w:hAnsi="Arial" w:cs="Arial"/>
            <w:color w:val="000000" w:themeColor="text1"/>
            <w:sz w:val="24"/>
            <w:szCs w:val="24"/>
          </w:rPr>
          <w:t>. The ultimate set of project requirements which is to deploy a WordPress website over Amazon Web Services along with its LAMP Stack (Linux</w:t>
        </w:r>
      </w:ins>
      <w:ins w:id="1203" w:author="Aditya" w:date="2017-12-01T04:39:00Z">
        <w:r w:rsidR="00F53ACF">
          <w:rPr>
            <w:rFonts w:ascii="Arial" w:eastAsia="Times New Roman" w:hAnsi="Arial" w:cs="Arial"/>
            <w:color w:val="000000" w:themeColor="text1"/>
            <w:sz w:val="24"/>
            <w:szCs w:val="24"/>
          </w:rPr>
          <w:t xml:space="preserve"> instance</w:t>
        </w:r>
      </w:ins>
      <w:ins w:id="1204" w:author="Aditya" w:date="2017-11-30T23:45:00Z">
        <w:r w:rsidR="0079281F">
          <w:rPr>
            <w:rFonts w:ascii="Arial" w:eastAsia="Times New Roman" w:hAnsi="Arial" w:cs="Arial"/>
            <w:color w:val="000000" w:themeColor="text1"/>
            <w:sz w:val="24"/>
            <w:szCs w:val="24"/>
          </w:rPr>
          <w:t xml:space="preserve">, Apache Server, MySQL database instance and PHP) are then implemented by adding some extra code blocks in to the terraform scripts for deploying some required resources like, both private and public subnets, an EC2 instance of type Linux, a Virtual Private Cloud associated with a security group. The edited terraform script had </w:t>
        </w:r>
      </w:ins>
      <w:ins w:id="1205" w:author="Aditya" w:date="2017-12-01T04:40:00Z">
        <w:r w:rsidR="00F53ACF">
          <w:rPr>
            <w:rFonts w:ascii="Arial" w:eastAsia="Times New Roman" w:hAnsi="Arial" w:cs="Arial"/>
            <w:color w:val="000000" w:themeColor="text1"/>
            <w:sz w:val="24"/>
            <w:szCs w:val="24"/>
          </w:rPr>
          <w:t xml:space="preserve">a </w:t>
        </w:r>
      </w:ins>
      <w:ins w:id="1206" w:author="Aditya" w:date="2017-11-30T23:45:00Z">
        <w:r w:rsidR="0079281F">
          <w:rPr>
            <w:rFonts w:ascii="Arial" w:eastAsia="Times New Roman" w:hAnsi="Arial" w:cs="Arial"/>
            <w:color w:val="000000" w:themeColor="text1"/>
            <w:sz w:val="24"/>
            <w:szCs w:val="24"/>
          </w:rPr>
          <w:t xml:space="preserve">code block to execute an Ansible script over the EC2 instance once created. This ansible scripts installs PHP, Apache Server, MySQL instance and installs WordPress Website over that EC2 instance. </w:t>
        </w:r>
      </w:ins>
    </w:p>
    <w:p w14:paraId="1FBC1CFA" w14:textId="6EDE30E5" w:rsidR="004F6C89" w:rsidRDefault="004F6C89" w:rsidP="0079281F">
      <w:pPr>
        <w:spacing w:line="360" w:lineRule="auto"/>
        <w:jc w:val="both"/>
        <w:rPr>
          <w:ins w:id="1207" w:author="Aditya" w:date="2017-11-30T23:54:00Z"/>
          <w:rFonts w:ascii="Arial" w:eastAsia="Times New Roman" w:hAnsi="Arial" w:cs="Arial"/>
          <w:color w:val="000000" w:themeColor="text1"/>
          <w:sz w:val="24"/>
          <w:szCs w:val="24"/>
        </w:rPr>
      </w:pPr>
      <w:ins w:id="1208" w:author="Aditya" w:date="2017-11-30T23:54:00Z">
        <w:r>
          <w:rPr>
            <w:rFonts w:ascii="Arial" w:eastAsia="Times New Roman" w:hAnsi="Arial" w:cs="Arial"/>
            <w:noProof/>
            <w:color w:val="000000" w:themeColor="text1"/>
            <w:sz w:val="24"/>
            <w:szCs w:val="24"/>
          </w:rPr>
          <w:lastRenderedPageBreak/>
          <w:drawing>
            <wp:inline distT="0" distB="0" distL="0" distR="0" wp14:anchorId="147EDFEB" wp14:editId="6261005A">
              <wp:extent cx="4161630" cy="3827721"/>
              <wp:effectExtent l="0" t="0" r="0" b="1905"/>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nkins job.PNG"/>
                      <pic:cNvPicPr/>
                    </pic:nvPicPr>
                    <pic:blipFill>
                      <a:blip r:embed="rId13">
                        <a:extLst>
                          <a:ext uri="{28A0092B-C50C-407E-A947-70E740481C1C}">
                            <a14:useLocalDpi xmlns:a14="http://schemas.microsoft.com/office/drawing/2010/main" val="0"/>
                          </a:ext>
                        </a:extLst>
                      </a:blip>
                      <a:stretch>
                        <a:fillRect/>
                      </a:stretch>
                    </pic:blipFill>
                    <pic:spPr>
                      <a:xfrm>
                        <a:off x="0" y="0"/>
                        <a:ext cx="4169489" cy="3834949"/>
                      </a:xfrm>
                      <a:prstGeom prst="rect">
                        <a:avLst/>
                      </a:prstGeom>
                    </pic:spPr>
                  </pic:pic>
                </a:graphicData>
              </a:graphic>
            </wp:inline>
          </w:drawing>
        </w:r>
      </w:ins>
    </w:p>
    <w:p w14:paraId="5A0F92E3" w14:textId="5884291F" w:rsidR="006C7FE2" w:rsidRDefault="004F6C89" w:rsidP="0079281F">
      <w:pPr>
        <w:spacing w:line="360" w:lineRule="auto"/>
        <w:jc w:val="both"/>
        <w:rPr>
          <w:ins w:id="1209" w:author="Aditya" w:date="2017-12-01T00:48:00Z"/>
          <w:rFonts w:ascii="Arial" w:eastAsia="Times New Roman" w:hAnsi="Arial" w:cs="Arial"/>
          <w:color w:val="4472C4" w:themeColor="accent1"/>
          <w:sz w:val="18"/>
          <w:szCs w:val="18"/>
        </w:rPr>
      </w:pPr>
      <w:ins w:id="1210" w:author="Aditya" w:date="2017-11-30T23:54:00Z">
        <w:r>
          <w:rPr>
            <w:rFonts w:ascii="Arial" w:hAnsi="Arial" w:cs="Arial"/>
            <w:b/>
            <w:color w:val="4472C4" w:themeColor="accent1"/>
            <w:sz w:val="18"/>
            <w:szCs w:val="18"/>
          </w:rPr>
          <w:t xml:space="preserve">Figure </w:t>
        </w:r>
      </w:ins>
      <w:ins w:id="1211" w:author="Aditya" w:date="2017-12-01T06:34:00Z">
        <w:r w:rsidR="005963D8">
          <w:rPr>
            <w:rFonts w:ascii="Arial" w:hAnsi="Arial" w:cs="Arial"/>
            <w:b/>
            <w:color w:val="4472C4" w:themeColor="accent1"/>
            <w:sz w:val="18"/>
            <w:szCs w:val="18"/>
          </w:rPr>
          <w:t>3</w:t>
        </w:r>
      </w:ins>
      <w:ins w:id="1212" w:author="Aditya" w:date="2017-11-30T23:54:00Z">
        <w:r w:rsidRPr="004D469C">
          <w:rPr>
            <w:rFonts w:ascii="Arial" w:hAnsi="Arial" w:cs="Arial"/>
            <w:b/>
            <w:color w:val="4472C4" w:themeColor="accent1"/>
            <w:sz w:val="18"/>
            <w:szCs w:val="18"/>
          </w:rPr>
          <w:t xml:space="preserve">:  </w:t>
        </w:r>
        <w:r>
          <w:rPr>
            <w:rFonts w:ascii="Arial" w:hAnsi="Arial" w:cs="Arial"/>
            <w:b/>
            <w:color w:val="4472C4" w:themeColor="accent1"/>
            <w:sz w:val="18"/>
            <w:szCs w:val="18"/>
          </w:rPr>
          <w:t xml:space="preserve">Jenkins job to Clone/Push the latest code from GIT repository. </w:t>
        </w:r>
      </w:ins>
    </w:p>
    <w:p w14:paraId="0292EFAE" w14:textId="77777777" w:rsidR="006C7FE2" w:rsidRPr="006C7FE2" w:rsidRDefault="006C7FE2" w:rsidP="0079281F">
      <w:pPr>
        <w:spacing w:line="360" w:lineRule="auto"/>
        <w:jc w:val="both"/>
        <w:rPr>
          <w:ins w:id="1213" w:author="Aditya" w:date="2017-11-30T23:45:00Z"/>
          <w:rFonts w:ascii="Arial" w:eastAsia="Times New Roman" w:hAnsi="Arial" w:cs="Arial"/>
          <w:color w:val="4472C4" w:themeColor="accent1"/>
          <w:sz w:val="18"/>
          <w:szCs w:val="18"/>
          <w:rPrChange w:id="1214" w:author="Aditya" w:date="2017-12-01T00:48:00Z">
            <w:rPr>
              <w:ins w:id="1215" w:author="Aditya" w:date="2017-11-30T23:45:00Z"/>
              <w:rFonts w:ascii="Arial" w:eastAsia="Times New Roman" w:hAnsi="Arial" w:cs="Arial"/>
              <w:color w:val="000000" w:themeColor="text1"/>
              <w:sz w:val="24"/>
              <w:szCs w:val="24"/>
            </w:rPr>
          </w:rPrChange>
        </w:rPr>
      </w:pPr>
    </w:p>
    <w:p w14:paraId="6B2ABCF6" w14:textId="024B6C48" w:rsidR="0079281F" w:rsidRDefault="0079281F" w:rsidP="0079281F">
      <w:pPr>
        <w:spacing w:line="360" w:lineRule="auto"/>
        <w:jc w:val="both"/>
        <w:rPr>
          <w:ins w:id="1216" w:author="Aditya" w:date="2017-12-01T00:36:00Z"/>
          <w:rFonts w:ascii="Arial" w:eastAsia="Times New Roman" w:hAnsi="Arial" w:cs="Arial"/>
          <w:color w:val="000000" w:themeColor="text1"/>
          <w:sz w:val="24"/>
          <w:szCs w:val="24"/>
        </w:rPr>
      </w:pPr>
      <w:ins w:id="1217" w:author="Aditya" w:date="2017-11-30T23:45:00Z">
        <w:r>
          <w:rPr>
            <w:rFonts w:ascii="Arial" w:eastAsia="Times New Roman" w:hAnsi="Arial" w:cs="Arial"/>
            <w:color w:val="000000" w:themeColor="text1"/>
            <w:sz w:val="24"/>
            <w:szCs w:val="24"/>
          </w:rPr>
          <w:t>Once the Terraform and Ansible scripts are successfully executed, the 2</w:t>
        </w:r>
        <w:r w:rsidRPr="00A7164D">
          <w:rPr>
            <w:rFonts w:ascii="Arial" w:eastAsia="Times New Roman" w:hAnsi="Arial" w:cs="Arial"/>
            <w:color w:val="000000" w:themeColor="text1"/>
            <w:sz w:val="24"/>
            <w:szCs w:val="24"/>
            <w:vertAlign w:val="superscript"/>
          </w:rPr>
          <w:t>nd</w:t>
        </w:r>
        <w:r>
          <w:rPr>
            <w:rFonts w:ascii="Arial" w:eastAsia="Times New Roman" w:hAnsi="Arial" w:cs="Arial"/>
            <w:color w:val="000000" w:themeColor="text1"/>
            <w:sz w:val="24"/>
            <w:szCs w:val="24"/>
          </w:rPr>
          <w:t xml:space="preserve"> developer then took the IP address of the EC2 instance created from the Terraform Log as shown in the figure </w:t>
        </w:r>
      </w:ins>
      <w:ins w:id="1218" w:author="Aditya" w:date="2017-12-01T06:34:00Z">
        <w:r w:rsidR="005963D8">
          <w:rPr>
            <w:rFonts w:ascii="Arial" w:eastAsia="Times New Roman" w:hAnsi="Arial" w:cs="Arial"/>
            <w:color w:val="000000" w:themeColor="text1"/>
            <w:sz w:val="24"/>
            <w:szCs w:val="24"/>
          </w:rPr>
          <w:t>4</w:t>
        </w:r>
      </w:ins>
      <w:ins w:id="1219" w:author="Aditya" w:date="2017-11-30T23:55:00Z">
        <w:r w:rsidR="004F6C89">
          <w:rPr>
            <w:rFonts w:ascii="Arial" w:eastAsia="Times New Roman" w:hAnsi="Arial" w:cs="Arial"/>
            <w:color w:val="000000" w:themeColor="text1"/>
            <w:sz w:val="24"/>
            <w:szCs w:val="24"/>
          </w:rPr>
          <w:t xml:space="preserve"> below</w:t>
        </w:r>
      </w:ins>
      <w:ins w:id="1220" w:author="Aditya" w:date="2017-11-30T23:45:00Z">
        <w:r>
          <w:rPr>
            <w:rFonts w:ascii="Arial" w:eastAsia="Times New Roman" w:hAnsi="Arial" w:cs="Arial"/>
            <w:color w:val="000000" w:themeColor="text1"/>
            <w:sz w:val="24"/>
            <w:szCs w:val="24"/>
          </w:rPr>
          <w:t xml:space="preserve"> and then accessed the WordPress site hosted on it by putting the IP address on any preferred internet browser</w:t>
        </w:r>
      </w:ins>
      <w:ins w:id="1221" w:author="Aditya" w:date="2017-12-01T00:48:00Z">
        <w:r w:rsidR="006C7FE2">
          <w:rPr>
            <w:rFonts w:ascii="Arial" w:eastAsia="Times New Roman" w:hAnsi="Arial" w:cs="Arial"/>
            <w:color w:val="000000" w:themeColor="text1"/>
            <w:sz w:val="24"/>
            <w:szCs w:val="24"/>
          </w:rPr>
          <w:t xml:space="preserve"> as shown in figure </w:t>
        </w:r>
      </w:ins>
      <w:ins w:id="1222" w:author="Aditya" w:date="2017-12-01T06:34:00Z">
        <w:r w:rsidR="005963D8">
          <w:rPr>
            <w:rFonts w:ascii="Arial" w:eastAsia="Times New Roman" w:hAnsi="Arial" w:cs="Arial"/>
            <w:color w:val="000000" w:themeColor="text1"/>
            <w:sz w:val="24"/>
            <w:szCs w:val="24"/>
          </w:rPr>
          <w:t>5</w:t>
        </w:r>
      </w:ins>
      <w:ins w:id="1223" w:author="Aditya" w:date="2017-12-01T00:07:00Z">
        <w:r w:rsidR="00C63BBD">
          <w:rPr>
            <w:rFonts w:ascii="Arial" w:eastAsia="Times New Roman" w:hAnsi="Arial" w:cs="Arial"/>
            <w:color w:val="000000" w:themeColor="text1"/>
            <w:sz w:val="24"/>
            <w:szCs w:val="24"/>
          </w:rPr>
          <w:t>.</w:t>
        </w:r>
      </w:ins>
    </w:p>
    <w:p w14:paraId="0DABF055" w14:textId="182EDE06" w:rsidR="001C698D" w:rsidRDefault="00442972" w:rsidP="0079281F">
      <w:pPr>
        <w:spacing w:line="360" w:lineRule="auto"/>
        <w:jc w:val="both"/>
        <w:rPr>
          <w:ins w:id="1224" w:author="Aditya" w:date="2017-12-01T00:36:00Z"/>
          <w:rFonts w:ascii="Arial" w:eastAsia="Times New Roman" w:hAnsi="Arial" w:cs="Arial"/>
          <w:color w:val="000000" w:themeColor="text1"/>
          <w:sz w:val="24"/>
          <w:szCs w:val="24"/>
        </w:rPr>
      </w:pPr>
      <w:ins w:id="1225" w:author="Aditya" w:date="2017-12-01T00:39:00Z">
        <w:r>
          <w:rPr>
            <w:noProof/>
          </w:rPr>
          <w:lastRenderedPageBreak/>
          <w:drawing>
            <wp:inline distT="0" distB="0" distL="0" distR="0" wp14:anchorId="48D8B3F8" wp14:editId="34CABEC9">
              <wp:extent cx="5943600" cy="294373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3735"/>
                      </a:xfrm>
                      <a:prstGeom prst="rect">
                        <a:avLst/>
                      </a:prstGeom>
                      <a:noFill/>
                      <a:ln>
                        <a:noFill/>
                      </a:ln>
                    </pic:spPr>
                  </pic:pic>
                </a:graphicData>
              </a:graphic>
            </wp:inline>
          </w:drawing>
        </w:r>
      </w:ins>
    </w:p>
    <w:p w14:paraId="2249A30E" w14:textId="7B947665" w:rsidR="00442972" w:rsidRPr="000F5D1C" w:rsidRDefault="00442972" w:rsidP="00442972">
      <w:pPr>
        <w:spacing w:line="360" w:lineRule="auto"/>
        <w:jc w:val="both"/>
        <w:rPr>
          <w:ins w:id="1226" w:author="Aditya" w:date="2017-12-01T00:39:00Z"/>
          <w:rFonts w:ascii="Arial" w:hAnsi="Arial" w:cs="Arial"/>
          <w:b/>
          <w:color w:val="4472C4" w:themeColor="accent1"/>
          <w:sz w:val="18"/>
          <w:szCs w:val="18"/>
          <w:rPrChange w:id="1227" w:author="Aditya" w:date="2017-12-01T00:41:00Z">
            <w:rPr>
              <w:ins w:id="1228" w:author="Aditya" w:date="2017-12-01T00:39:00Z"/>
              <w:rFonts w:ascii="Arial" w:eastAsia="Times New Roman" w:hAnsi="Arial" w:cs="Arial"/>
              <w:color w:val="4472C4" w:themeColor="accent1"/>
              <w:sz w:val="18"/>
              <w:szCs w:val="18"/>
            </w:rPr>
          </w:rPrChange>
        </w:rPr>
      </w:pPr>
      <w:ins w:id="1229" w:author="Aditya" w:date="2017-12-01T00:39:00Z">
        <w:r w:rsidRPr="004D469C">
          <w:rPr>
            <w:rFonts w:ascii="Arial" w:hAnsi="Arial" w:cs="Arial"/>
            <w:b/>
            <w:color w:val="4472C4" w:themeColor="accent1"/>
            <w:sz w:val="18"/>
            <w:szCs w:val="18"/>
          </w:rPr>
          <w:t xml:space="preserve">Figure </w:t>
        </w:r>
      </w:ins>
      <w:ins w:id="1230" w:author="Aditya" w:date="2017-12-01T06:34:00Z">
        <w:r w:rsidR="005963D8">
          <w:rPr>
            <w:rFonts w:ascii="Arial" w:hAnsi="Arial" w:cs="Arial"/>
            <w:b/>
            <w:color w:val="4472C4" w:themeColor="accent1"/>
            <w:sz w:val="18"/>
            <w:szCs w:val="18"/>
          </w:rPr>
          <w:t>4</w:t>
        </w:r>
      </w:ins>
      <w:ins w:id="1231" w:author="Aditya" w:date="2017-12-01T00:39:00Z">
        <w:r w:rsidRPr="004D469C">
          <w:rPr>
            <w:rFonts w:ascii="Arial" w:hAnsi="Arial" w:cs="Arial"/>
            <w:b/>
            <w:color w:val="4472C4" w:themeColor="accent1"/>
            <w:sz w:val="18"/>
            <w:szCs w:val="18"/>
          </w:rPr>
          <w:t xml:space="preserve">:  </w:t>
        </w:r>
      </w:ins>
      <w:ins w:id="1232" w:author="Aditya" w:date="2017-12-01T00:40:00Z">
        <w:r>
          <w:rPr>
            <w:rFonts w:ascii="Arial" w:hAnsi="Arial" w:cs="Arial"/>
            <w:b/>
            <w:color w:val="4472C4" w:themeColor="accent1"/>
            <w:sz w:val="18"/>
            <w:szCs w:val="18"/>
          </w:rPr>
          <w:t>Log highlighting the IP address of the EC2 instance on which the WordPress website is hosted.</w:t>
        </w:r>
      </w:ins>
    </w:p>
    <w:p w14:paraId="7E8E1DDD" w14:textId="37B4295D" w:rsidR="001C698D" w:rsidRDefault="001C698D" w:rsidP="0079281F">
      <w:pPr>
        <w:spacing w:line="360" w:lineRule="auto"/>
        <w:jc w:val="both"/>
        <w:rPr>
          <w:ins w:id="1233" w:author="Aditya" w:date="2017-12-01T00:41:00Z"/>
          <w:rFonts w:ascii="Arial" w:eastAsia="Times New Roman" w:hAnsi="Arial" w:cs="Arial"/>
          <w:color w:val="000000" w:themeColor="text1"/>
          <w:sz w:val="24"/>
          <w:szCs w:val="24"/>
        </w:rPr>
      </w:pPr>
    </w:p>
    <w:p w14:paraId="15A396E0" w14:textId="05F390EC" w:rsidR="000F5D1C" w:rsidRDefault="000F5D1C" w:rsidP="0079281F">
      <w:pPr>
        <w:spacing w:line="360" w:lineRule="auto"/>
        <w:jc w:val="both"/>
        <w:rPr>
          <w:ins w:id="1234" w:author="Aditya" w:date="2017-12-01T00:41:00Z"/>
          <w:rFonts w:ascii="Arial" w:eastAsia="Times New Roman" w:hAnsi="Arial" w:cs="Arial"/>
          <w:color w:val="000000" w:themeColor="text1"/>
          <w:sz w:val="24"/>
          <w:szCs w:val="24"/>
        </w:rPr>
      </w:pPr>
    </w:p>
    <w:p w14:paraId="6C0B5871" w14:textId="4A939D72" w:rsidR="000F5D1C" w:rsidRDefault="000F5D1C" w:rsidP="0079281F">
      <w:pPr>
        <w:spacing w:line="360" w:lineRule="auto"/>
        <w:jc w:val="both"/>
        <w:rPr>
          <w:ins w:id="1235" w:author="Aditya" w:date="2017-12-01T00:07:00Z"/>
          <w:rFonts w:ascii="Arial" w:eastAsia="Times New Roman" w:hAnsi="Arial" w:cs="Arial"/>
          <w:color w:val="000000" w:themeColor="text1"/>
          <w:sz w:val="24"/>
          <w:szCs w:val="24"/>
        </w:rPr>
      </w:pPr>
      <w:ins w:id="1236" w:author="Aditya" w:date="2017-12-01T00:46:00Z">
        <w:r>
          <w:rPr>
            <w:rFonts w:ascii="Arial" w:eastAsia="Times New Roman" w:hAnsi="Arial" w:cs="Arial"/>
            <w:noProof/>
            <w:color w:val="000000" w:themeColor="text1"/>
            <w:sz w:val="24"/>
            <w:szCs w:val="24"/>
          </w:rPr>
          <w:drawing>
            <wp:inline distT="0" distB="0" distL="0" distR="0" wp14:anchorId="1C0C0152" wp14:editId="0035A511">
              <wp:extent cx="5943600" cy="3003550"/>
              <wp:effectExtent l="0" t="0" r="0" b="6350"/>
              <wp:docPr id="19" name="Picture 19" descr="A picture containing indoor, table, plant, sitt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p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ins>
    </w:p>
    <w:p w14:paraId="7882578F" w14:textId="005712CF" w:rsidR="00C63BBD" w:rsidDel="0072436E" w:rsidRDefault="00C63BBD" w:rsidP="004D469C">
      <w:pPr>
        <w:spacing w:line="360" w:lineRule="auto"/>
        <w:jc w:val="both"/>
        <w:rPr>
          <w:del w:id="1237" w:author="Aditya" w:date="2017-12-01T04:41:00Z"/>
          <w:rFonts w:ascii="Arial" w:hAnsi="Arial" w:cs="Arial"/>
          <w:b/>
          <w:color w:val="4472C4" w:themeColor="accent1"/>
          <w:sz w:val="18"/>
          <w:szCs w:val="18"/>
        </w:rPr>
      </w:pPr>
      <w:ins w:id="1238" w:author="Aditya" w:date="2017-12-01T00:08:00Z">
        <w:r>
          <w:rPr>
            <w:rFonts w:ascii="Arial" w:hAnsi="Arial" w:cs="Arial"/>
            <w:b/>
            <w:color w:val="4472C4" w:themeColor="accent1"/>
            <w:sz w:val="18"/>
            <w:szCs w:val="18"/>
          </w:rPr>
          <w:t xml:space="preserve">Figure </w:t>
        </w:r>
      </w:ins>
      <w:ins w:id="1239" w:author="Aditya" w:date="2017-12-01T06:34:00Z">
        <w:r w:rsidR="005963D8">
          <w:rPr>
            <w:rFonts w:ascii="Arial" w:hAnsi="Arial" w:cs="Arial"/>
            <w:b/>
            <w:color w:val="4472C4" w:themeColor="accent1"/>
            <w:sz w:val="18"/>
            <w:szCs w:val="18"/>
          </w:rPr>
          <w:t>5</w:t>
        </w:r>
      </w:ins>
      <w:ins w:id="1240" w:author="Aditya" w:date="2017-12-01T00:08:00Z">
        <w:r w:rsidRPr="004D469C">
          <w:rPr>
            <w:rFonts w:ascii="Arial" w:hAnsi="Arial" w:cs="Arial"/>
            <w:b/>
            <w:color w:val="4472C4" w:themeColor="accent1"/>
            <w:sz w:val="18"/>
            <w:szCs w:val="18"/>
          </w:rPr>
          <w:t>:  WordPress welcome page highlighted with the IP address</w:t>
        </w:r>
      </w:ins>
    </w:p>
    <w:p w14:paraId="7472095E" w14:textId="101224A5" w:rsidR="00C50400" w:rsidRPr="009432B9" w:rsidDel="00C63BBD" w:rsidRDefault="00D04BDD" w:rsidP="004D469C">
      <w:pPr>
        <w:spacing w:line="360" w:lineRule="auto"/>
        <w:jc w:val="both"/>
        <w:rPr>
          <w:del w:id="1241" w:author="Aditya" w:date="2017-12-01T00:07:00Z"/>
          <w:rFonts w:ascii="Arial" w:hAnsi="Arial" w:cs="Arial"/>
          <w:color w:val="000000" w:themeColor="text1"/>
          <w:sz w:val="24"/>
          <w:szCs w:val="24"/>
        </w:rPr>
      </w:pPr>
      <w:bookmarkStart w:id="1242" w:name="_2jxsxqh" w:colFirst="0" w:colLast="0"/>
      <w:bookmarkStart w:id="1243" w:name="_Hlk499844764"/>
      <w:bookmarkEnd w:id="1242"/>
      <w:ins w:id="1244" w:author="Aditya" w:date="2017-12-01T04:41:00Z">
        <w:r>
          <w:rPr>
            <w:rFonts w:ascii="Arial" w:hAnsi="Arial" w:cs="Arial"/>
            <w:b/>
            <w:color w:val="4472C4" w:themeColor="accent1"/>
            <w:sz w:val="18"/>
            <w:szCs w:val="18"/>
          </w:rPr>
          <w:t>.</w:t>
        </w:r>
      </w:ins>
      <w:del w:id="1245" w:author="Aditya" w:date="2017-12-01T00:07:00Z">
        <w:r w:rsidR="007C32DA" w:rsidRPr="009432B9" w:rsidDel="00C63BBD">
          <w:rPr>
            <w:rFonts w:ascii="Arial" w:eastAsia="Times New Roman" w:hAnsi="Arial" w:cs="Arial"/>
            <w:color w:val="000000" w:themeColor="text1"/>
            <w:sz w:val="24"/>
            <w:szCs w:val="24"/>
          </w:rPr>
          <w:delText xml:space="preserve">As per the 1st set of infrastructure requirements over Amazon cloud, infrastructure with </w:delText>
        </w:r>
        <w:commentRangeStart w:id="1246"/>
        <w:commentRangeStart w:id="1247"/>
        <w:commentRangeStart w:id="1248"/>
        <w:r w:rsidR="007C32DA" w:rsidRPr="009432B9" w:rsidDel="00C63BBD">
          <w:rPr>
            <w:rFonts w:ascii="Arial" w:eastAsia="Times New Roman" w:hAnsi="Arial" w:cs="Arial"/>
            <w:color w:val="000000" w:themeColor="text1"/>
            <w:sz w:val="24"/>
            <w:szCs w:val="24"/>
          </w:rPr>
          <w:delText xml:space="preserve">very basics requirements </w:delText>
        </w:r>
        <w:commentRangeEnd w:id="1246"/>
        <w:r w:rsidR="000C3788" w:rsidDel="00C63BBD">
          <w:rPr>
            <w:rStyle w:val="CommentReference"/>
          </w:rPr>
          <w:commentReference w:id="1246"/>
        </w:r>
        <w:commentRangeEnd w:id="1247"/>
        <w:r w:rsidR="00BF03F4" w:rsidDel="00C63BBD">
          <w:rPr>
            <w:rStyle w:val="CommentReference"/>
          </w:rPr>
          <w:commentReference w:id="1247"/>
        </w:r>
      </w:del>
      <w:commentRangeEnd w:id="1248"/>
      <w:r w:rsidR="006C7FE2">
        <w:rPr>
          <w:rStyle w:val="CommentReference"/>
        </w:rPr>
        <w:commentReference w:id="1248"/>
      </w:r>
      <w:del w:id="1249" w:author="Aditya" w:date="2017-12-01T00:07:00Z">
        <w:r w:rsidR="007C32DA" w:rsidRPr="009432B9" w:rsidDel="00C63BBD">
          <w:rPr>
            <w:rFonts w:ascii="Arial" w:eastAsia="Times New Roman" w:hAnsi="Arial" w:cs="Arial"/>
            <w:color w:val="000000" w:themeColor="text1"/>
            <w:sz w:val="24"/>
            <w:szCs w:val="24"/>
          </w:rPr>
          <w:delText xml:space="preserve">like an EC2 instance of type Ubuntu, an Internet Gateway to get access to open web, security groups to access the EC2 instance over </w:delText>
        </w:r>
        <w:r w:rsidR="007C32DA" w:rsidRPr="009432B9" w:rsidDel="00C63BBD">
          <w:rPr>
            <w:rFonts w:ascii="Arial" w:hAnsi="Arial" w:cs="Arial"/>
            <w:color w:val="000000" w:themeColor="text1"/>
            <w:sz w:val="24"/>
            <w:szCs w:val="24"/>
          </w:rPr>
          <w:delText xml:space="preserve">SSH and HTTP, TCP rules for </w:delText>
        </w:r>
        <w:r w:rsidR="00D42D72" w:rsidDel="00C63BBD">
          <w:rPr>
            <w:rFonts w:ascii="Arial" w:hAnsi="Arial" w:cs="Arial"/>
            <w:color w:val="000000" w:themeColor="text1"/>
            <w:sz w:val="24"/>
            <w:szCs w:val="24"/>
          </w:rPr>
          <w:delText>open inbound and outbound traffic will be built.</w:delText>
        </w:r>
      </w:del>
    </w:p>
    <w:p w14:paraId="55DE5102" w14:textId="6E6DE114" w:rsidR="00C50400" w:rsidRPr="009432B9" w:rsidDel="00C63BBD" w:rsidRDefault="007C32DA" w:rsidP="004D469C">
      <w:pPr>
        <w:spacing w:line="360" w:lineRule="auto"/>
        <w:jc w:val="both"/>
        <w:rPr>
          <w:del w:id="1250" w:author="Aditya" w:date="2017-12-01T00:07:00Z"/>
          <w:rFonts w:ascii="Arial" w:hAnsi="Arial" w:cs="Arial"/>
          <w:color w:val="000000" w:themeColor="text1"/>
          <w:sz w:val="24"/>
          <w:szCs w:val="24"/>
        </w:rPr>
      </w:pPr>
      <w:del w:id="1251" w:author="Aditya" w:date="2017-12-01T00:07:00Z">
        <w:r w:rsidRPr="009432B9" w:rsidDel="00C63BBD">
          <w:rPr>
            <w:rFonts w:ascii="Arial" w:hAnsi="Arial" w:cs="Arial"/>
            <w:color w:val="000000" w:themeColor="text1"/>
            <w:sz w:val="24"/>
            <w:szCs w:val="24"/>
          </w:rPr>
          <w:delText>Once the</w:delText>
        </w:r>
        <w:r w:rsidR="00D42D72" w:rsidDel="00C63BBD">
          <w:rPr>
            <w:rFonts w:ascii="Arial" w:hAnsi="Arial" w:cs="Arial"/>
            <w:color w:val="000000" w:themeColor="text1"/>
            <w:sz w:val="24"/>
            <w:szCs w:val="24"/>
          </w:rPr>
          <w:delText xml:space="preserve"> EC2 </w:delText>
        </w:r>
        <w:r w:rsidRPr="009432B9" w:rsidDel="00C63BBD">
          <w:rPr>
            <w:rFonts w:ascii="Arial" w:hAnsi="Arial" w:cs="Arial"/>
            <w:color w:val="000000" w:themeColor="text1"/>
            <w:sz w:val="24"/>
            <w:szCs w:val="24"/>
          </w:rPr>
          <w:delText>instance</w:delText>
        </w:r>
        <w:r w:rsidR="00D42D72" w:rsidDel="00C63BBD">
          <w:rPr>
            <w:rFonts w:ascii="Arial" w:hAnsi="Arial" w:cs="Arial"/>
            <w:color w:val="000000" w:themeColor="text1"/>
            <w:sz w:val="24"/>
            <w:szCs w:val="24"/>
          </w:rPr>
          <w:delText xml:space="preserve"> of type Ubuntu is created. W</w:delText>
        </w:r>
        <w:r w:rsidRPr="009432B9" w:rsidDel="00C63BBD">
          <w:rPr>
            <w:rFonts w:ascii="Arial" w:hAnsi="Arial" w:cs="Arial"/>
            <w:color w:val="000000" w:themeColor="text1"/>
            <w:sz w:val="24"/>
            <w:szCs w:val="24"/>
          </w:rPr>
          <w:delText xml:space="preserve">e can SSH into that instance to verify that the NGINX server </w:delText>
        </w:r>
        <w:r w:rsidR="00D42D72" w:rsidDel="00C63BBD">
          <w:rPr>
            <w:rFonts w:ascii="Arial" w:hAnsi="Arial" w:cs="Arial"/>
            <w:color w:val="000000" w:themeColor="text1"/>
            <w:sz w:val="24"/>
            <w:szCs w:val="24"/>
          </w:rPr>
          <w:delText xml:space="preserve">has successfully been installed or not using </w:delText>
        </w:r>
        <w:r w:rsidR="00D42D72" w:rsidRPr="00D42D72" w:rsidDel="00C63BBD">
          <w:rPr>
            <w:rFonts w:ascii="Arial" w:hAnsi="Arial" w:cs="Arial"/>
            <w:b/>
            <w:i/>
            <w:color w:val="000000" w:themeColor="text1"/>
            <w:sz w:val="24"/>
            <w:szCs w:val="24"/>
          </w:rPr>
          <w:delText>curl localhost</w:delText>
        </w:r>
        <w:r w:rsidR="00D42D72" w:rsidDel="00C63BBD">
          <w:rPr>
            <w:rFonts w:ascii="Arial" w:hAnsi="Arial" w:cs="Arial"/>
            <w:color w:val="000000" w:themeColor="text1"/>
            <w:sz w:val="24"/>
            <w:szCs w:val="24"/>
          </w:rPr>
          <w:delText xml:space="preserve"> command.</w:delText>
        </w:r>
      </w:del>
    </w:p>
    <w:bookmarkEnd w:id="1243"/>
    <w:p w14:paraId="4CD6AF4A" w14:textId="1D1315FF" w:rsidR="00C50400" w:rsidRPr="009432B9" w:rsidDel="00C63BBD" w:rsidRDefault="00C50400" w:rsidP="004D469C">
      <w:pPr>
        <w:spacing w:line="360" w:lineRule="auto"/>
        <w:jc w:val="both"/>
        <w:rPr>
          <w:del w:id="1252" w:author="Aditya" w:date="2017-12-01T00:08:00Z"/>
          <w:rFonts w:ascii="Arial" w:hAnsi="Arial" w:cs="Arial"/>
          <w:color w:val="000000" w:themeColor="text1"/>
          <w:sz w:val="24"/>
          <w:szCs w:val="24"/>
        </w:rPr>
      </w:pPr>
    </w:p>
    <w:p w14:paraId="630F837F" w14:textId="4BA91EA9" w:rsidR="00C50400" w:rsidRPr="009432B9" w:rsidDel="00C63BBD" w:rsidRDefault="007C32DA" w:rsidP="004D469C">
      <w:pPr>
        <w:spacing w:line="360" w:lineRule="auto"/>
        <w:jc w:val="both"/>
        <w:rPr>
          <w:del w:id="1253" w:author="Aditya" w:date="2017-12-01T00:08:00Z"/>
          <w:rFonts w:ascii="Arial" w:hAnsi="Arial" w:cs="Arial"/>
          <w:b/>
          <w:color w:val="000000" w:themeColor="text1"/>
          <w:sz w:val="24"/>
          <w:szCs w:val="24"/>
        </w:rPr>
      </w:pPr>
      <w:del w:id="1254" w:author="Aditya" w:date="2017-12-01T00:07:00Z">
        <w:r w:rsidRPr="009432B9" w:rsidDel="00C63BBD">
          <w:rPr>
            <w:rFonts w:ascii="Arial" w:hAnsi="Arial" w:cs="Arial"/>
            <w:noProof/>
            <w:color w:val="000000" w:themeColor="text1"/>
            <w:sz w:val="24"/>
            <w:szCs w:val="24"/>
          </w:rPr>
          <w:drawing>
            <wp:inline distT="114300" distB="114300" distL="114300" distR="114300" wp14:anchorId="38068FAC" wp14:editId="6F0D30E6">
              <wp:extent cx="5943600" cy="3352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352800"/>
                      </a:xfrm>
                      <a:prstGeom prst="rect">
                        <a:avLst/>
                      </a:prstGeom>
                      <a:ln/>
                    </pic:spPr>
                  </pic:pic>
                </a:graphicData>
              </a:graphic>
            </wp:inline>
          </w:drawing>
        </w:r>
      </w:del>
      <w:del w:id="1255" w:author="Aditya" w:date="2017-12-01T00:08:00Z">
        <w:r w:rsidR="002E070B" w:rsidRPr="004D469C" w:rsidDel="00C63BBD">
          <w:rPr>
            <w:rFonts w:ascii="Arial" w:hAnsi="Arial" w:cs="Arial"/>
            <w:b/>
            <w:color w:val="4472C4" w:themeColor="accent1"/>
            <w:sz w:val="18"/>
            <w:szCs w:val="18"/>
          </w:rPr>
          <w:delText>Figure 2</w:delText>
        </w:r>
        <w:r w:rsidRPr="004D469C" w:rsidDel="00C63BBD">
          <w:rPr>
            <w:rFonts w:ascii="Arial" w:hAnsi="Arial" w:cs="Arial"/>
            <w:b/>
            <w:color w:val="4472C4" w:themeColor="accent1"/>
            <w:sz w:val="18"/>
            <w:szCs w:val="18"/>
          </w:rPr>
          <w:delText>:  SSH connection into the EC2 instance type of Ubuntu to verify the successful installation of NGINX server</w:delText>
        </w:r>
        <w:r w:rsidRPr="009432B9" w:rsidDel="00C63BBD">
          <w:rPr>
            <w:rFonts w:ascii="Arial" w:hAnsi="Arial" w:cs="Arial"/>
            <w:b/>
            <w:color w:val="000000" w:themeColor="text1"/>
            <w:sz w:val="24"/>
            <w:szCs w:val="24"/>
          </w:rPr>
          <w:delText>.</w:delText>
        </w:r>
      </w:del>
    </w:p>
    <w:p w14:paraId="65348244" w14:textId="3AE3A783" w:rsidR="00C50400" w:rsidRPr="009432B9" w:rsidDel="00C63BBD" w:rsidRDefault="007C32DA" w:rsidP="004D469C">
      <w:pPr>
        <w:spacing w:line="360" w:lineRule="auto"/>
        <w:jc w:val="both"/>
        <w:rPr>
          <w:del w:id="1256" w:author="Aditya" w:date="2017-12-01T00:08:00Z"/>
          <w:rFonts w:ascii="Arial" w:eastAsia="Times New Roman" w:hAnsi="Arial" w:cs="Arial"/>
          <w:color w:val="000000" w:themeColor="text1"/>
          <w:sz w:val="24"/>
          <w:szCs w:val="24"/>
        </w:rPr>
      </w:pPr>
      <w:bookmarkStart w:id="1257" w:name="_tn38m3cafhjl" w:colFirst="0" w:colLast="0"/>
      <w:bookmarkStart w:id="1258" w:name="_Hlk499844779"/>
      <w:bookmarkEnd w:id="1257"/>
      <w:del w:id="1259" w:author="Aditya" w:date="2017-12-01T00:08:00Z">
        <w:r w:rsidRPr="009432B9" w:rsidDel="00C63BBD">
          <w:rPr>
            <w:rFonts w:ascii="Arial" w:eastAsia="Times New Roman" w:hAnsi="Arial" w:cs="Arial"/>
            <w:color w:val="000000" w:themeColor="text1"/>
            <w:sz w:val="24"/>
            <w:szCs w:val="24"/>
          </w:rPr>
          <w:delText>Once the infrastructur</w:delText>
        </w:r>
        <w:r w:rsidR="000312D0" w:rsidDel="00C63BBD">
          <w:rPr>
            <w:rFonts w:ascii="Arial" w:eastAsia="Times New Roman" w:hAnsi="Arial" w:cs="Arial"/>
            <w:color w:val="000000" w:themeColor="text1"/>
            <w:sz w:val="24"/>
            <w:szCs w:val="24"/>
          </w:rPr>
          <w:delText>e as per required by the 1st set of project requirements</w:delText>
        </w:r>
        <w:r w:rsidRPr="009432B9" w:rsidDel="00C63BBD">
          <w:rPr>
            <w:rFonts w:ascii="Arial" w:eastAsia="Times New Roman" w:hAnsi="Arial" w:cs="Arial"/>
            <w:color w:val="000000" w:themeColor="text1"/>
            <w:sz w:val="24"/>
            <w:szCs w:val="24"/>
          </w:rPr>
          <w:delText xml:space="preserve"> is </w:delText>
        </w:r>
        <w:commentRangeStart w:id="1260"/>
        <w:commentRangeStart w:id="1261"/>
        <w:r w:rsidRPr="009432B9" w:rsidDel="00C63BBD">
          <w:rPr>
            <w:rFonts w:ascii="Arial" w:eastAsia="Times New Roman" w:hAnsi="Arial" w:cs="Arial"/>
            <w:color w:val="000000" w:themeColor="text1"/>
            <w:sz w:val="24"/>
            <w:szCs w:val="24"/>
          </w:rPr>
          <w:delText xml:space="preserve">completed, the 1st developer will push the </w:delText>
        </w:r>
        <w:r w:rsidR="000312D0" w:rsidDel="00C63BBD">
          <w:rPr>
            <w:rFonts w:ascii="Arial" w:eastAsia="Times New Roman" w:hAnsi="Arial" w:cs="Arial"/>
            <w:color w:val="000000" w:themeColor="text1"/>
            <w:sz w:val="24"/>
            <w:szCs w:val="24"/>
          </w:rPr>
          <w:delText xml:space="preserve">Terraform scripts </w:delText>
        </w:r>
        <w:r w:rsidRPr="009432B9" w:rsidDel="00C63BBD">
          <w:rPr>
            <w:rFonts w:ascii="Arial" w:eastAsia="Times New Roman" w:hAnsi="Arial" w:cs="Arial"/>
            <w:color w:val="000000" w:themeColor="text1"/>
            <w:sz w:val="24"/>
            <w:szCs w:val="24"/>
          </w:rPr>
          <w:delText>code over the GIT repository using GIT command line</w:delText>
        </w:r>
        <w:commentRangeEnd w:id="1260"/>
        <w:r w:rsidR="006958D7" w:rsidDel="00C63BBD">
          <w:rPr>
            <w:rStyle w:val="CommentReference"/>
          </w:rPr>
          <w:commentReference w:id="1260"/>
        </w:r>
        <w:commentRangeEnd w:id="1261"/>
        <w:r w:rsidR="00BF03F4" w:rsidDel="00C63BBD">
          <w:rPr>
            <w:rStyle w:val="CommentReference"/>
          </w:rPr>
          <w:commentReference w:id="1261"/>
        </w:r>
        <w:r w:rsidRPr="009432B9" w:rsidDel="00C63BBD">
          <w:rPr>
            <w:rFonts w:ascii="Arial" w:eastAsia="Times New Roman" w:hAnsi="Arial" w:cs="Arial"/>
            <w:color w:val="000000" w:themeColor="text1"/>
            <w:sz w:val="24"/>
            <w:szCs w:val="24"/>
          </w:rPr>
          <w:delText xml:space="preserve">. </w:delText>
        </w:r>
        <w:r w:rsidR="00184945" w:rsidDel="00C63BBD">
          <w:rPr>
            <w:rFonts w:ascii="Arial" w:eastAsia="Times New Roman" w:hAnsi="Arial" w:cs="Arial"/>
            <w:color w:val="000000" w:themeColor="text1"/>
            <w:sz w:val="24"/>
            <w:szCs w:val="24"/>
          </w:rPr>
          <w:delText xml:space="preserve">It is to be noted here that when Terraform is initiated in the directory containing the scripts it automatically creates 2 other </w:delText>
        </w:r>
        <w:r w:rsidR="0015013C" w:rsidDel="00C63BBD">
          <w:rPr>
            <w:rFonts w:ascii="Arial" w:eastAsia="Times New Roman" w:hAnsi="Arial" w:cs="Arial"/>
            <w:color w:val="000000" w:themeColor="text1"/>
            <w:sz w:val="24"/>
            <w:szCs w:val="24"/>
          </w:rPr>
          <w:delText>scripts which contains the status and plan of the infrastructure. While pushing the scripts to the GIT as a part of Continuous Development and Continuous Integration only development scripts (Main.tf, terraform.tfvars and variables.tf) shall be pushed.</w:delText>
        </w:r>
        <w:r w:rsidR="000312D0" w:rsidDel="00C63BBD">
          <w:rPr>
            <w:rFonts w:ascii="Arial" w:eastAsia="Times New Roman" w:hAnsi="Arial" w:cs="Arial"/>
            <w:color w:val="000000" w:themeColor="text1"/>
            <w:sz w:val="24"/>
            <w:szCs w:val="24"/>
          </w:rPr>
          <w:delText xml:space="preserve"> It is done as the 2</w:delText>
        </w:r>
        <w:r w:rsidR="000312D0" w:rsidRPr="000312D0" w:rsidDel="00C63BBD">
          <w:rPr>
            <w:rFonts w:ascii="Arial" w:eastAsia="Times New Roman" w:hAnsi="Arial" w:cs="Arial"/>
            <w:color w:val="000000" w:themeColor="text1"/>
            <w:sz w:val="24"/>
            <w:szCs w:val="24"/>
            <w:vertAlign w:val="superscript"/>
          </w:rPr>
          <w:delText>nd</w:delText>
        </w:r>
        <w:r w:rsidR="000312D0" w:rsidDel="00C63BBD">
          <w:rPr>
            <w:rFonts w:ascii="Arial" w:eastAsia="Times New Roman" w:hAnsi="Arial" w:cs="Arial"/>
            <w:color w:val="000000" w:themeColor="text1"/>
            <w:sz w:val="24"/>
            <w:szCs w:val="24"/>
          </w:rPr>
          <w:delText xml:space="preserve"> developer should create his/her own Terraform plan and tf.state file which contains the latest state of the infrastructure.</w:delText>
        </w:r>
        <w:r w:rsidR="0015013C" w:rsidDel="00C63BBD">
          <w:rPr>
            <w:rFonts w:ascii="Arial" w:eastAsia="Times New Roman" w:hAnsi="Arial" w:cs="Arial"/>
            <w:color w:val="000000" w:themeColor="text1"/>
            <w:sz w:val="24"/>
            <w:szCs w:val="24"/>
          </w:rPr>
          <w:delText xml:space="preserve"> The </w:delText>
        </w:r>
        <w:r w:rsidRPr="009432B9" w:rsidDel="00C63BBD">
          <w:rPr>
            <w:rFonts w:ascii="Arial" w:eastAsia="Times New Roman" w:hAnsi="Arial" w:cs="Arial"/>
            <w:color w:val="000000" w:themeColor="text1"/>
            <w:sz w:val="24"/>
            <w:szCs w:val="24"/>
          </w:rPr>
          <w:delText>2nd</w:delText>
        </w:r>
        <w:r w:rsidR="000312D0" w:rsidDel="00C63BBD">
          <w:rPr>
            <w:rFonts w:ascii="Arial" w:eastAsia="Times New Roman" w:hAnsi="Arial" w:cs="Arial"/>
            <w:color w:val="000000" w:themeColor="text1"/>
            <w:sz w:val="24"/>
            <w:szCs w:val="24"/>
          </w:rPr>
          <w:delText xml:space="preserve"> developer will then initiate a</w:delText>
        </w:r>
        <w:r w:rsidRPr="009432B9" w:rsidDel="00C63BBD">
          <w:rPr>
            <w:rFonts w:ascii="Arial" w:eastAsia="Times New Roman" w:hAnsi="Arial" w:cs="Arial"/>
            <w:color w:val="000000" w:themeColor="text1"/>
            <w:sz w:val="24"/>
            <w:szCs w:val="24"/>
          </w:rPr>
          <w:delText xml:space="preserve"> JENKINS job which will clone the GIT repository onto his/her JENKINS </w:delText>
        </w:r>
        <w:r w:rsidR="002E070B" w:rsidRPr="009432B9" w:rsidDel="00C63BBD">
          <w:rPr>
            <w:rFonts w:ascii="Arial" w:eastAsia="Times New Roman" w:hAnsi="Arial" w:cs="Arial"/>
            <w:color w:val="000000" w:themeColor="text1"/>
            <w:sz w:val="24"/>
            <w:szCs w:val="24"/>
          </w:rPr>
          <w:delText>workspace.</w:delText>
        </w:r>
        <w:r w:rsidRPr="009432B9" w:rsidDel="00C63BBD">
          <w:rPr>
            <w:rFonts w:ascii="Arial" w:eastAsia="Times New Roman" w:hAnsi="Arial" w:cs="Arial"/>
            <w:color w:val="000000" w:themeColor="text1"/>
            <w:sz w:val="24"/>
            <w:szCs w:val="24"/>
          </w:rPr>
          <w:delText xml:space="preserve"> The developer here </w:delText>
        </w:r>
        <w:r w:rsidR="002E070B" w:rsidRPr="009432B9" w:rsidDel="00C63BBD">
          <w:rPr>
            <w:rFonts w:ascii="Arial" w:eastAsia="Times New Roman" w:hAnsi="Arial" w:cs="Arial"/>
            <w:color w:val="000000" w:themeColor="text1"/>
            <w:sz w:val="24"/>
            <w:szCs w:val="24"/>
          </w:rPr>
          <w:delText>has</w:delText>
        </w:r>
        <w:r w:rsidRPr="009432B9" w:rsidDel="00C63BBD">
          <w:rPr>
            <w:rFonts w:ascii="Arial" w:eastAsia="Times New Roman" w:hAnsi="Arial" w:cs="Arial"/>
            <w:color w:val="000000" w:themeColor="text1"/>
            <w:sz w:val="24"/>
            <w:szCs w:val="24"/>
          </w:rPr>
          <w:delText xml:space="preserve"> a choice to access the Terraform scripts and </w:delText>
        </w:r>
        <w:commentRangeStart w:id="1262"/>
        <w:commentRangeStart w:id="1263"/>
        <w:r w:rsidRPr="009432B9" w:rsidDel="00C63BBD">
          <w:rPr>
            <w:rFonts w:ascii="Arial" w:eastAsia="Times New Roman" w:hAnsi="Arial" w:cs="Arial"/>
            <w:color w:val="000000" w:themeColor="text1"/>
            <w:sz w:val="24"/>
            <w:szCs w:val="24"/>
          </w:rPr>
          <w:delText>add</w:delText>
        </w:r>
        <w:commentRangeEnd w:id="1262"/>
        <w:r w:rsidR="00242551" w:rsidDel="00C63BBD">
          <w:rPr>
            <w:rStyle w:val="CommentReference"/>
          </w:rPr>
          <w:commentReference w:id="1262"/>
        </w:r>
      </w:del>
      <w:commentRangeEnd w:id="1263"/>
      <w:r w:rsidR="006C7FE2">
        <w:rPr>
          <w:rStyle w:val="CommentReference"/>
        </w:rPr>
        <w:commentReference w:id="1263"/>
      </w:r>
      <w:del w:id="1264" w:author="Aditya" w:date="2017-12-01T00:08:00Z">
        <w:r w:rsidRPr="009432B9" w:rsidDel="00C63BBD">
          <w:rPr>
            <w:rFonts w:ascii="Arial" w:eastAsia="Times New Roman" w:hAnsi="Arial" w:cs="Arial"/>
            <w:color w:val="000000" w:themeColor="text1"/>
            <w:sz w:val="24"/>
            <w:szCs w:val="24"/>
          </w:rPr>
          <w:delText xml:space="preserve"> </w:delText>
        </w:r>
      </w:del>
    </w:p>
    <w:p w14:paraId="2A765075" w14:textId="5D64963D" w:rsidR="00C50400" w:rsidRPr="009432B9" w:rsidDel="000F5D1C" w:rsidRDefault="007C32DA" w:rsidP="004D469C">
      <w:pPr>
        <w:spacing w:line="360" w:lineRule="auto"/>
        <w:jc w:val="both"/>
        <w:rPr>
          <w:del w:id="1265" w:author="Aditya" w:date="2017-12-01T00:46:00Z"/>
          <w:rFonts w:ascii="Arial" w:eastAsia="Times New Roman" w:hAnsi="Arial" w:cs="Arial"/>
          <w:color w:val="000000" w:themeColor="text1"/>
          <w:sz w:val="24"/>
          <w:szCs w:val="24"/>
        </w:rPr>
      </w:pPr>
      <w:bookmarkStart w:id="1266" w:name="_wfu525bm7som" w:colFirst="0" w:colLast="0"/>
      <w:bookmarkEnd w:id="1258"/>
      <w:bookmarkEnd w:id="1266"/>
      <w:commentRangeStart w:id="1267"/>
      <w:commentRangeStart w:id="1268"/>
      <w:del w:id="1269" w:author="Aditya" w:date="2017-12-01T00:39:00Z">
        <w:r w:rsidRPr="009432B9" w:rsidDel="00442972">
          <w:rPr>
            <w:rFonts w:ascii="Arial" w:eastAsia="Times New Roman" w:hAnsi="Arial" w:cs="Arial"/>
            <w:noProof/>
            <w:color w:val="000000" w:themeColor="text1"/>
            <w:sz w:val="24"/>
            <w:szCs w:val="24"/>
          </w:rPr>
          <w:drawing>
            <wp:inline distT="114300" distB="114300" distL="114300" distR="114300" wp14:anchorId="3AB45C27" wp14:editId="1A1FEC49">
              <wp:extent cx="5943600" cy="1600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1600200"/>
                      </a:xfrm>
                      <a:prstGeom prst="rect">
                        <a:avLst/>
                      </a:prstGeom>
                      <a:ln/>
                    </pic:spPr>
                  </pic:pic>
                </a:graphicData>
              </a:graphic>
            </wp:inline>
          </w:drawing>
        </w:r>
      </w:del>
      <w:commentRangeEnd w:id="1267"/>
      <w:del w:id="1270" w:author="Aditya" w:date="2017-12-01T00:46:00Z">
        <w:r w:rsidR="002D45BB" w:rsidDel="000F5D1C">
          <w:rPr>
            <w:rStyle w:val="CommentReference"/>
          </w:rPr>
          <w:commentReference w:id="1267"/>
        </w:r>
      </w:del>
      <w:commentRangeEnd w:id="1268"/>
      <w:r w:rsidR="006C7FE2">
        <w:rPr>
          <w:rStyle w:val="CommentReference"/>
        </w:rPr>
        <w:commentReference w:id="1268"/>
      </w:r>
    </w:p>
    <w:p w14:paraId="17F9659C" w14:textId="083B6172" w:rsidR="00C50400" w:rsidRPr="004D469C" w:rsidDel="000F5D1C" w:rsidRDefault="002E070B" w:rsidP="004D469C">
      <w:pPr>
        <w:spacing w:line="360" w:lineRule="auto"/>
        <w:jc w:val="both"/>
        <w:rPr>
          <w:del w:id="1271" w:author="Aditya" w:date="2017-12-01T00:46:00Z"/>
          <w:rFonts w:ascii="Arial" w:eastAsia="Times New Roman" w:hAnsi="Arial" w:cs="Arial"/>
          <w:color w:val="4472C4" w:themeColor="accent1"/>
          <w:sz w:val="18"/>
          <w:szCs w:val="18"/>
        </w:rPr>
      </w:pPr>
      <w:del w:id="1272" w:author="Aditya" w:date="2017-12-01T00:46:00Z">
        <w:r w:rsidRPr="004D469C" w:rsidDel="000F5D1C">
          <w:rPr>
            <w:rFonts w:ascii="Arial" w:hAnsi="Arial" w:cs="Arial"/>
            <w:b/>
            <w:color w:val="4472C4" w:themeColor="accent1"/>
            <w:sz w:val="18"/>
            <w:szCs w:val="18"/>
          </w:rPr>
          <w:delText>Figure 3</w:delText>
        </w:r>
        <w:r w:rsidR="007C32DA" w:rsidRPr="004D469C" w:rsidDel="000F5D1C">
          <w:rPr>
            <w:rFonts w:ascii="Arial" w:hAnsi="Arial" w:cs="Arial"/>
            <w:b/>
            <w:color w:val="4472C4" w:themeColor="accent1"/>
            <w:sz w:val="18"/>
            <w:szCs w:val="18"/>
          </w:rPr>
          <w:delText>:  Terraform Log confirming the completion of a EC2 instance along with 19 other Amazon Web Services. The highlighted IP address is of the Apache server on which WordPress will be installed.</w:delText>
        </w:r>
      </w:del>
    </w:p>
    <w:p w14:paraId="55BBC1A0" w14:textId="77777777" w:rsidR="00C50400" w:rsidDel="000F5D1C" w:rsidRDefault="00C50400" w:rsidP="004D469C">
      <w:pPr>
        <w:spacing w:line="360" w:lineRule="auto"/>
        <w:jc w:val="both"/>
        <w:rPr>
          <w:del w:id="1273" w:author="Aditya" w:date="2017-12-01T00:46:00Z"/>
          <w:rFonts w:ascii="Arial" w:eastAsia="Times New Roman" w:hAnsi="Arial" w:cs="Arial"/>
          <w:color w:val="000000" w:themeColor="text1"/>
          <w:sz w:val="24"/>
          <w:szCs w:val="24"/>
        </w:rPr>
      </w:pPr>
      <w:bookmarkStart w:id="1274" w:name="_qm56ybmvsx7a" w:colFirst="0" w:colLast="0"/>
      <w:bookmarkEnd w:id="1274"/>
    </w:p>
    <w:p w14:paraId="1EFFFA8F" w14:textId="057ECB00" w:rsidR="0015013C" w:rsidRDefault="0015013C" w:rsidP="004D469C">
      <w:pPr>
        <w:spacing w:line="360" w:lineRule="auto"/>
        <w:jc w:val="both"/>
        <w:rPr>
          <w:rFonts w:ascii="Arial" w:eastAsia="Times New Roman" w:hAnsi="Arial" w:cs="Arial"/>
          <w:color w:val="000000" w:themeColor="text1"/>
          <w:sz w:val="24"/>
          <w:szCs w:val="24"/>
        </w:rPr>
      </w:pPr>
      <w:del w:id="1275" w:author="Aditya" w:date="2017-12-01T00:08:00Z">
        <w:r w:rsidDel="00C63BBD">
          <w:rPr>
            <w:rFonts w:ascii="Arial" w:eastAsia="Times New Roman" w:hAnsi="Arial" w:cs="Arial"/>
            <w:noProof/>
            <w:color w:val="000000" w:themeColor="text1"/>
            <w:sz w:val="24"/>
            <w:szCs w:val="24"/>
          </w:rPr>
          <w:drawing>
            <wp:inline distT="0" distB="0" distL="0" distR="0" wp14:anchorId="17B2A818" wp14:editId="6C3E753F">
              <wp:extent cx="4161630" cy="3827721"/>
              <wp:effectExtent l="0" t="0" r="0" b="1905"/>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nkins job.PNG"/>
                      <pic:cNvPicPr/>
                    </pic:nvPicPr>
                    <pic:blipFill>
                      <a:blip r:embed="rId13">
                        <a:extLst>
                          <a:ext uri="{28A0092B-C50C-407E-A947-70E740481C1C}">
                            <a14:useLocalDpi xmlns:a14="http://schemas.microsoft.com/office/drawing/2010/main" val="0"/>
                          </a:ext>
                        </a:extLst>
                      </a:blip>
                      <a:stretch>
                        <a:fillRect/>
                      </a:stretch>
                    </pic:blipFill>
                    <pic:spPr>
                      <a:xfrm>
                        <a:off x="0" y="0"/>
                        <a:ext cx="4169489" cy="3834949"/>
                      </a:xfrm>
                      <a:prstGeom prst="rect">
                        <a:avLst/>
                      </a:prstGeom>
                    </pic:spPr>
                  </pic:pic>
                </a:graphicData>
              </a:graphic>
            </wp:inline>
          </w:drawing>
        </w:r>
      </w:del>
    </w:p>
    <w:p w14:paraId="5D3BF4D9" w14:textId="4A7BECA4" w:rsidR="0015013C" w:rsidRPr="004D469C" w:rsidDel="00C63BBD" w:rsidRDefault="0015013C" w:rsidP="0015013C">
      <w:pPr>
        <w:spacing w:line="360" w:lineRule="auto"/>
        <w:jc w:val="both"/>
        <w:rPr>
          <w:del w:id="1276" w:author="Aditya" w:date="2017-12-01T00:08:00Z"/>
          <w:rFonts w:ascii="Arial" w:eastAsia="Times New Roman" w:hAnsi="Arial" w:cs="Arial"/>
          <w:color w:val="4472C4" w:themeColor="accent1"/>
          <w:sz w:val="18"/>
          <w:szCs w:val="18"/>
        </w:rPr>
      </w:pPr>
      <w:del w:id="1277" w:author="Aditya" w:date="2017-12-01T00:08:00Z">
        <w:r w:rsidDel="00C63BBD">
          <w:rPr>
            <w:rFonts w:ascii="Arial" w:hAnsi="Arial" w:cs="Arial"/>
            <w:b/>
            <w:color w:val="4472C4" w:themeColor="accent1"/>
            <w:sz w:val="18"/>
            <w:szCs w:val="18"/>
          </w:rPr>
          <w:lastRenderedPageBreak/>
          <w:delText>Figure 4</w:delText>
        </w:r>
        <w:r w:rsidRPr="004D469C" w:rsidDel="00C63BBD">
          <w:rPr>
            <w:rFonts w:ascii="Arial" w:hAnsi="Arial" w:cs="Arial"/>
            <w:b/>
            <w:color w:val="4472C4" w:themeColor="accent1"/>
            <w:sz w:val="18"/>
            <w:szCs w:val="18"/>
          </w:rPr>
          <w:delText xml:space="preserve">:  </w:delText>
        </w:r>
        <w:r w:rsidDel="00C63BBD">
          <w:rPr>
            <w:rFonts w:ascii="Arial" w:hAnsi="Arial" w:cs="Arial"/>
            <w:b/>
            <w:color w:val="4472C4" w:themeColor="accent1"/>
            <w:sz w:val="18"/>
            <w:szCs w:val="18"/>
          </w:rPr>
          <w:delText xml:space="preserve">Jenkins job to Clone/Push the latest code from GIT repository. </w:delText>
        </w:r>
      </w:del>
    </w:p>
    <w:p w14:paraId="602D0BD0" w14:textId="77777777" w:rsidR="0015013C" w:rsidDel="00C63BBD" w:rsidRDefault="0015013C" w:rsidP="004D469C">
      <w:pPr>
        <w:spacing w:line="360" w:lineRule="auto"/>
        <w:jc w:val="both"/>
        <w:rPr>
          <w:del w:id="1278" w:author="Aditya" w:date="2017-12-01T00:09:00Z"/>
          <w:rFonts w:ascii="Arial" w:eastAsia="Times New Roman" w:hAnsi="Arial" w:cs="Arial"/>
          <w:color w:val="000000" w:themeColor="text1"/>
          <w:sz w:val="24"/>
          <w:szCs w:val="24"/>
        </w:rPr>
      </w:pPr>
    </w:p>
    <w:p w14:paraId="3B2B0261" w14:textId="77777777" w:rsidR="0015013C" w:rsidDel="00C63BBD" w:rsidRDefault="0015013C" w:rsidP="004D469C">
      <w:pPr>
        <w:spacing w:line="360" w:lineRule="auto"/>
        <w:jc w:val="both"/>
        <w:rPr>
          <w:del w:id="1279" w:author="Aditya" w:date="2017-12-01T00:09:00Z"/>
          <w:rFonts w:ascii="Arial" w:eastAsia="Times New Roman" w:hAnsi="Arial" w:cs="Arial"/>
          <w:color w:val="000000" w:themeColor="text1"/>
          <w:sz w:val="24"/>
          <w:szCs w:val="24"/>
        </w:rPr>
      </w:pPr>
    </w:p>
    <w:p w14:paraId="7C071894" w14:textId="77777777" w:rsidR="0015013C" w:rsidDel="00C63BBD" w:rsidRDefault="0015013C" w:rsidP="004D469C">
      <w:pPr>
        <w:spacing w:line="360" w:lineRule="auto"/>
        <w:jc w:val="both"/>
        <w:rPr>
          <w:del w:id="1280" w:author="Aditya" w:date="2017-12-01T00:09:00Z"/>
          <w:rFonts w:ascii="Arial" w:eastAsia="Times New Roman" w:hAnsi="Arial" w:cs="Arial"/>
          <w:color w:val="000000" w:themeColor="text1"/>
          <w:sz w:val="24"/>
          <w:szCs w:val="24"/>
        </w:rPr>
      </w:pPr>
    </w:p>
    <w:p w14:paraId="3746E1B3" w14:textId="62CCA7E7" w:rsidR="0015013C" w:rsidRPr="009432B9" w:rsidDel="00C63BBD" w:rsidRDefault="0015013C" w:rsidP="004D469C">
      <w:pPr>
        <w:spacing w:line="360" w:lineRule="auto"/>
        <w:jc w:val="both"/>
        <w:rPr>
          <w:del w:id="1281" w:author="Aditya" w:date="2017-12-01T00:09:00Z"/>
          <w:rFonts w:ascii="Arial" w:eastAsia="Times New Roman" w:hAnsi="Arial" w:cs="Arial"/>
          <w:color w:val="000000" w:themeColor="text1"/>
          <w:sz w:val="24"/>
          <w:szCs w:val="24"/>
        </w:rPr>
      </w:pPr>
    </w:p>
    <w:p w14:paraId="354D544A" w14:textId="71DFCDB7" w:rsidR="00C50400" w:rsidRPr="009432B9" w:rsidDel="00C63BBD" w:rsidRDefault="007C32DA" w:rsidP="004D469C">
      <w:pPr>
        <w:spacing w:line="360" w:lineRule="auto"/>
        <w:jc w:val="both"/>
        <w:rPr>
          <w:del w:id="1282" w:author="Aditya" w:date="2017-12-01T00:09:00Z"/>
          <w:rFonts w:ascii="Arial" w:eastAsia="Times New Roman" w:hAnsi="Arial" w:cs="Arial"/>
          <w:color w:val="000000" w:themeColor="text1"/>
          <w:sz w:val="24"/>
          <w:szCs w:val="24"/>
        </w:rPr>
      </w:pPr>
      <w:bookmarkStart w:id="1283" w:name="_jyy1oxlvthqu" w:colFirst="0" w:colLast="0"/>
      <w:bookmarkEnd w:id="1283"/>
      <w:del w:id="1284" w:author="Aditya" w:date="2017-12-01T00:08:00Z">
        <w:r w:rsidRPr="009432B9" w:rsidDel="00C63BBD">
          <w:rPr>
            <w:rFonts w:ascii="Arial" w:eastAsia="Times New Roman" w:hAnsi="Arial" w:cs="Arial"/>
            <w:noProof/>
            <w:color w:val="000000" w:themeColor="text1"/>
            <w:sz w:val="24"/>
            <w:szCs w:val="24"/>
          </w:rPr>
          <w:drawing>
            <wp:inline distT="114300" distB="114300" distL="114300" distR="114300" wp14:anchorId="383EE9AD" wp14:editId="31E3E8E8">
              <wp:extent cx="5943600" cy="37719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3771900"/>
                      </a:xfrm>
                      <a:prstGeom prst="rect">
                        <a:avLst/>
                      </a:prstGeom>
                      <a:ln/>
                    </pic:spPr>
                  </pic:pic>
                </a:graphicData>
              </a:graphic>
            </wp:inline>
          </w:drawing>
        </w:r>
      </w:del>
    </w:p>
    <w:p w14:paraId="72A76090" w14:textId="75245473" w:rsidR="00C50400" w:rsidRPr="004D469C" w:rsidDel="00C63BBD" w:rsidRDefault="00DA1E6F" w:rsidP="004D469C">
      <w:pPr>
        <w:spacing w:line="360" w:lineRule="auto"/>
        <w:jc w:val="both"/>
        <w:rPr>
          <w:del w:id="1285" w:author="Aditya" w:date="2017-12-01T00:08:00Z"/>
          <w:rFonts w:ascii="Arial" w:hAnsi="Arial" w:cs="Arial"/>
          <w:b/>
          <w:color w:val="4472C4" w:themeColor="accent1"/>
          <w:sz w:val="18"/>
          <w:szCs w:val="18"/>
        </w:rPr>
      </w:pPr>
      <w:del w:id="1286" w:author="Aditya" w:date="2017-12-01T00:08:00Z">
        <w:r w:rsidDel="00C63BBD">
          <w:rPr>
            <w:rFonts w:ascii="Arial" w:hAnsi="Arial" w:cs="Arial"/>
            <w:b/>
            <w:color w:val="4472C4" w:themeColor="accent1"/>
            <w:sz w:val="18"/>
            <w:szCs w:val="18"/>
          </w:rPr>
          <w:delText>Figure 5</w:delText>
        </w:r>
        <w:r w:rsidR="007C32DA" w:rsidRPr="004D469C" w:rsidDel="00C63BBD">
          <w:rPr>
            <w:rFonts w:ascii="Arial" w:hAnsi="Arial" w:cs="Arial"/>
            <w:b/>
            <w:color w:val="4472C4" w:themeColor="accent1"/>
            <w:sz w:val="18"/>
            <w:szCs w:val="18"/>
          </w:rPr>
          <w:delText>: WordPress installation page with highlighted IP address.</w:delText>
        </w:r>
      </w:del>
    </w:p>
    <w:p w14:paraId="1A3071AC" w14:textId="62D7ADC7" w:rsidR="00C50400" w:rsidRPr="009432B9" w:rsidDel="00C63BBD" w:rsidRDefault="007C32DA" w:rsidP="004D469C">
      <w:pPr>
        <w:spacing w:line="360" w:lineRule="auto"/>
        <w:jc w:val="both"/>
        <w:rPr>
          <w:del w:id="1287" w:author="Aditya" w:date="2017-12-01T00:08:00Z"/>
          <w:rFonts w:ascii="Arial" w:eastAsia="Times New Roman" w:hAnsi="Arial" w:cs="Arial"/>
          <w:color w:val="000000" w:themeColor="text1"/>
          <w:sz w:val="24"/>
          <w:szCs w:val="24"/>
        </w:rPr>
      </w:pPr>
      <w:bookmarkStart w:id="1288" w:name="_mbj31kwb101c" w:colFirst="0" w:colLast="0"/>
      <w:bookmarkStart w:id="1289" w:name="_Hlk499844805"/>
      <w:bookmarkEnd w:id="1288"/>
      <w:del w:id="1290" w:author="Aditya" w:date="2017-12-01T00:08:00Z">
        <w:r w:rsidRPr="009432B9" w:rsidDel="00C63BBD">
          <w:rPr>
            <w:rFonts w:ascii="Arial" w:eastAsia="Times New Roman" w:hAnsi="Arial" w:cs="Arial"/>
            <w:color w:val="000000" w:themeColor="text1"/>
            <w:sz w:val="24"/>
            <w:szCs w:val="24"/>
          </w:rPr>
          <w:delText>the infrastructure requirements from 2nd set of requirements but getting the scripts to his/her HOME directory will be a better option as it will</w:delText>
        </w:r>
        <w:r w:rsidR="009F6222" w:rsidDel="00C63BBD">
          <w:rPr>
            <w:rFonts w:ascii="Arial" w:eastAsia="Times New Roman" w:hAnsi="Arial" w:cs="Arial"/>
            <w:color w:val="000000" w:themeColor="text1"/>
            <w:sz w:val="24"/>
            <w:szCs w:val="24"/>
          </w:rPr>
          <w:delText xml:space="preserve"> provide</w:delText>
        </w:r>
        <w:r w:rsidRPr="009432B9" w:rsidDel="00C63BBD">
          <w:rPr>
            <w:rFonts w:ascii="Arial" w:eastAsia="Times New Roman" w:hAnsi="Arial" w:cs="Arial"/>
            <w:color w:val="000000" w:themeColor="text1"/>
            <w:sz w:val="24"/>
            <w:szCs w:val="24"/>
          </w:rPr>
          <w:delText xml:space="preserve"> the 2nd developer access to initiate the GIT repository. </w:delText>
        </w:r>
        <w:commentRangeStart w:id="1291"/>
        <w:r w:rsidRPr="009432B9" w:rsidDel="00C63BBD">
          <w:rPr>
            <w:rFonts w:ascii="Arial" w:eastAsia="Times New Roman" w:hAnsi="Arial" w:cs="Arial"/>
            <w:color w:val="000000" w:themeColor="text1"/>
            <w:sz w:val="24"/>
            <w:szCs w:val="24"/>
          </w:rPr>
          <w:delText xml:space="preserve">This can be done using </w:delText>
        </w:r>
        <w:r w:rsidR="002E070B" w:rsidRPr="009432B9" w:rsidDel="00C63BBD">
          <w:rPr>
            <w:rFonts w:ascii="Arial" w:eastAsia="Times New Roman" w:hAnsi="Arial" w:cs="Arial"/>
            <w:color w:val="000000" w:themeColor="text1"/>
            <w:sz w:val="24"/>
            <w:szCs w:val="24"/>
          </w:rPr>
          <w:delText>Linux</w:delText>
        </w:r>
        <w:r w:rsidRPr="009432B9" w:rsidDel="00C63BBD">
          <w:rPr>
            <w:rFonts w:ascii="Arial" w:eastAsia="Times New Roman" w:hAnsi="Arial" w:cs="Arial"/>
            <w:b/>
            <w:i/>
            <w:color w:val="000000" w:themeColor="text1"/>
            <w:sz w:val="24"/>
            <w:szCs w:val="24"/>
          </w:rPr>
          <w:delText xml:space="preserve"> COPY</w:delText>
        </w:r>
        <w:r w:rsidRPr="009432B9" w:rsidDel="00C63BBD">
          <w:rPr>
            <w:rFonts w:ascii="Arial" w:eastAsia="Times New Roman" w:hAnsi="Arial" w:cs="Arial"/>
            <w:color w:val="000000" w:themeColor="text1"/>
            <w:sz w:val="24"/>
            <w:szCs w:val="24"/>
          </w:rPr>
          <w:delText xml:space="preserve"> command and since the scripts will be inside the JENKINS </w:delText>
        </w:r>
        <w:r w:rsidR="002E070B" w:rsidRPr="009432B9" w:rsidDel="00C63BBD">
          <w:rPr>
            <w:rFonts w:ascii="Arial" w:eastAsia="Times New Roman" w:hAnsi="Arial" w:cs="Arial"/>
            <w:color w:val="000000" w:themeColor="text1"/>
            <w:sz w:val="24"/>
            <w:szCs w:val="24"/>
          </w:rPr>
          <w:delText>workspace,</w:delText>
        </w:r>
        <w:r w:rsidRPr="009432B9" w:rsidDel="00C63BBD">
          <w:rPr>
            <w:rFonts w:ascii="Arial" w:eastAsia="Times New Roman" w:hAnsi="Arial" w:cs="Arial"/>
            <w:color w:val="000000" w:themeColor="text1"/>
            <w:sz w:val="24"/>
            <w:szCs w:val="24"/>
          </w:rPr>
          <w:delText xml:space="preserve"> so the developer will change its USER from JENKINS to adityabisht (developer) using</w:delText>
        </w:r>
        <w:r w:rsidRPr="009432B9" w:rsidDel="00C63BBD">
          <w:rPr>
            <w:rFonts w:ascii="Arial" w:eastAsia="Times New Roman" w:hAnsi="Arial" w:cs="Arial"/>
            <w:b/>
            <w:i/>
            <w:color w:val="000000" w:themeColor="text1"/>
            <w:sz w:val="24"/>
            <w:szCs w:val="24"/>
          </w:rPr>
          <w:delText xml:space="preserve"> sudo chown - R adityabisht ISTProject.</w:delText>
        </w:r>
      </w:del>
      <w:commentRangeEnd w:id="1291"/>
      <w:r w:rsidR="00193376">
        <w:rPr>
          <w:rStyle w:val="CommentReference"/>
        </w:rPr>
        <w:commentReference w:id="1291"/>
      </w:r>
    </w:p>
    <w:p w14:paraId="4F85829D" w14:textId="7B7BE730" w:rsidR="00C50400" w:rsidRPr="009432B9" w:rsidDel="00C63BBD" w:rsidRDefault="007C32DA" w:rsidP="004D469C">
      <w:pPr>
        <w:spacing w:line="360" w:lineRule="auto"/>
        <w:jc w:val="both"/>
        <w:rPr>
          <w:del w:id="1292" w:author="Aditya" w:date="2017-12-01T00:09:00Z"/>
          <w:rFonts w:ascii="Arial" w:eastAsia="Times New Roman" w:hAnsi="Arial" w:cs="Arial"/>
          <w:color w:val="000000" w:themeColor="text1"/>
          <w:sz w:val="24"/>
          <w:szCs w:val="24"/>
        </w:rPr>
      </w:pPr>
      <w:bookmarkStart w:id="1293" w:name="_gomju24ma8c7" w:colFirst="0" w:colLast="0"/>
      <w:bookmarkEnd w:id="1289"/>
      <w:bookmarkEnd w:id="1293"/>
      <w:del w:id="1294" w:author="Aditya" w:date="2017-12-01T00:08:00Z">
        <w:r w:rsidRPr="009432B9" w:rsidDel="00C63BBD">
          <w:rPr>
            <w:rFonts w:ascii="Arial" w:eastAsia="Times New Roman" w:hAnsi="Arial" w:cs="Arial"/>
            <w:noProof/>
            <w:color w:val="000000" w:themeColor="text1"/>
            <w:sz w:val="24"/>
            <w:szCs w:val="24"/>
          </w:rPr>
          <w:drawing>
            <wp:inline distT="114300" distB="114300" distL="114300" distR="114300" wp14:anchorId="2BDD12AE" wp14:editId="74F6056B">
              <wp:extent cx="5943600" cy="2870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2870200"/>
                      </a:xfrm>
                      <a:prstGeom prst="rect">
                        <a:avLst/>
                      </a:prstGeom>
                      <a:ln/>
                    </pic:spPr>
                  </pic:pic>
                </a:graphicData>
              </a:graphic>
            </wp:inline>
          </w:drawing>
        </w:r>
      </w:del>
    </w:p>
    <w:p w14:paraId="4FF0A48A" w14:textId="09348663" w:rsidR="00C50400" w:rsidRPr="004D469C" w:rsidDel="00C63BBD" w:rsidRDefault="0085141D" w:rsidP="004D469C">
      <w:pPr>
        <w:spacing w:line="360" w:lineRule="auto"/>
        <w:jc w:val="both"/>
        <w:rPr>
          <w:del w:id="1295" w:author="Aditya" w:date="2017-12-01T00:09:00Z"/>
          <w:rFonts w:ascii="Arial" w:hAnsi="Arial" w:cs="Arial"/>
          <w:b/>
          <w:color w:val="4472C4" w:themeColor="accent1"/>
          <w:sz w:val="18"/>
          <w:szCs w:val="18"/>
        </w:rPr>
      </w:pPr>
      <w:del w:id="1296" w:author="Aditya" w:date="2017-12-01T00:09:00Z">
        <w:r w:rsidDel="00C63BBD">
          <w:rPr>
            <w:rFonts w:ascii="Arial" w:hAnsi="Arial" w:cs="Arial"/>
            <w:b/>
            <w:color w:val="4472C4" w:themeColor="accent1"/>
            <w:sz w:val="18"/>
            <w:szCs w:val="18"/>
          </w:rPr>
          <w:delText>Figure 6</w:delText>
        </w:r>
        <w:r w:rsidR="007C32DA" w:rsidRPr="004D469C" w:rsidDel="00C63BBD">
          <w:rPr>
            <w:rFonts w:ascii="Arial" w:hAnsi="Arial" w:cs="Arial"/>
            <w:b/>
            <w:color w:val="4472C4" w:themeColor="accent1"/>
            <w:sz w:val="18"/>
            <w:szCs w:val="18"/>
          </w:rPr>
          <w:delText xml:space="preserve">:  WordPress welcome page highlighted with </w:delText>
        </w:r>
        <w:r w:rsidR="002E070B" w:rsidRPr="004D469C" w:rsidDel="00C63BBD">
          <w:rPr>
            <w:rFonts w:ascii="Arial" w:hAnsi="Arial" w:cs="Arial"/>
            <w:b/>
            <w:color w:val="4472C4" w:themeColor="accent1"/>
            <w:sz w:val="18"/>
            <w:szCs w:val="18"/>
          </w:rPr>
          <w:delText>the IP</w:delText>
        </w:r>
        <w:r w:rsidR="007C32DA" w:rsidRPr="004D469C" w:rsidDel="00C63BBD">
          <w:rPr>
            <w:rFonts w:ascii="Arial" w:hAnsi="Arial" w:cs="Arial"/>
            <w:b/>
            <w:color w:val="4472C4" w:themeColor="accent1"/>
            <w:sz w:val="18"/>
            <w:szCs w:val="18"/>
          </w:rPr>
          <w:delText xml:space="preserve"> address.</w:delText>
        </w:r>
      </w:del>
    </w:p>
    <w:p w14:paraId="5DE5245D" w14:textId="74D4BC6B" w:rsidR="00C50400" w:rsidRPr="009432B9" w:rsidDel="00C63BBD" w:rsidRDefault="007C32DA" w:rsidP="004D469C">
      <w:pPr>
        <w:spacing w:line="360" w:lineRule="auto"/>
        <w:jc w:val="both"/>
        <w:rPr>
          <w:del w:id="1297" w:author="Aditya" w:date="2017-12-01T00:09:00Z"/>
          <w:rFonts w:ascii="Arial" w:eastAsia="Times New Roman" w:hAnsi="Arial" w:cs="Arial"/>
          <w:color w:val="000000" w:themeColor="text1"/>
          <w:sz w:val="24"/>
          <w:szCs w:val="24"/>
        </w:rPr>
      </w:pPr>
      <w:bookmarkStart w:id="1298" w:name="_y3ckh0jusway" w:colFirst="0" w:colLast="0"/>
      <w:bookmarkStart w:id="1299" w:name="_Hlk499844816"/>
      <w:bookmarkEnd w:id="1298"/>
      <w:del w:id="1300" w:author="Aditya" w:date="2017-12-01T00:09:00Z">
        <w:r w:rsidRPr="009432B9" w:rsidDel="00C63BBD">
          <w:rPr>
            <w:rFonts w:ascii="Arial" w:eastAsia="Times New Roman" w:hAnsi="Arial" w:cs="Arial"/>
            <w:color w:val="000000" w:themeColor="text1"/>
            <w:sz w:val="24"/>
            <w:szCs w:val="24"/>
          </w:rPr>
          <w:delText>After confirming that all the requirements are implemented by the 2</w:delText>
        </w:r>
        <w:r w:rsidR="002E070B" w:rsidRPr="009432B9" w:rsidDel="00C63BBD">
          <w:rPr>
            <w:rFonts w:ascii="Arial" w:eastAsia="Times New Roman" w:hAnsi="Arial" w:cs="Arial"/>
            <w:color w:val="000000" w:themeColor="text1"/>
            <w:sz w:val="24"/>
            <w:szCs w:val="24"/>
          </w:rPr>
          <w:delText>nd developer</w:delText>
        </w:r>
        <w:r w:rsidRPr="009432B9" w:rsidDel="00C63BBD">
          <w:rPr>
            <w:rFonts w:ascii="Arial" w:eastAsia="Times New Roman" w:hAnsi="Arial" w:cs="Arial"/>
            <w:color w:val="000000" w:themeColor="text1"/>
            <w:sz w:val="24"/>
            <w:szCs w:val="24"/>
          </w:rPr>
          <w:delText xml:space="preserve"> either by manually looking at the AWS console or checking the Terraform Log. The developer can either choose to destroy the infrastructure or let the WordPress website run on the Amazon Cloud.</w:delText>
        </w:r>
      </w:del>
    </w:p>
    <w:p w14:paraId="39709DE3" w14:textId="38AEFE73" w:rsidR="00A323C8" w:rsidRDefault="00D04BDD" w:rsidP="004D469C">
      <w:pPr>
        <w:spacing w:line="360" w:lineRule="auto"/>
        <w:jc w:val="both"/>
        <w:rPr>
          <w:ins w:id="1301" w:author="Aditya" w:date="2017-12-07T00:04:00Z"/>
          <w:rFonts w:ascii="Arial" w:eastAsia="Times New Roman" w:hAnsi="Arial" w:cs="Arial"/>
          <w:b/>
          <w:color w:val="000000" w:themeColor="text1"/>
          <w:sz w:val="24"/>
          <w:szCs w:val="24"/>
        </w:rPr>
      </w:pPr>
      <w:bookmarkStart w:id="1302" w:name="_g9tjkma2koyy" w:colFirst="0" w:colLast="0"/>
      <w:bookmarkEnd w:id="1299"/>
      <w:bookmarkEnd w:id="1302"/>
      <w:ins w:id="1303" w:author="Aditya" w:date="2017-12-01T04:43:00Z">
        <w:r>
          <w:rPr>
            <w:rFonts w:ascii="Arial" w:eastAsia="Times New Roman" w:hAnsi="Arial" w:cs="Arial"/>
            <w:b/>
            <w:color w:val="000000" w:themeColor="text1"/>
            <w:sz w:val="24"/>
            <w:szCs w:val="24"/>
          </w:rPr>
          <w:t>6</w:t>
        </w:r>
      </w:ins>
      <w:del w:id="1304" w:author="Aditya" w:date="2017-12-01T04:43:00Z">
        <w:r w:rsidR="004D469C" w:rsidDel="00D04BDD">
          <w:rPr>
            <w:rFonts w:ascii="Arial" w:eastAsia="Times New Roman" w:hAnsi="Arial" w:cs="Arial"/>
            <w:b/>
            <w:color w:val="000000" w:themeColor="text1"/>
            <w:sz w:val="24"/>
            <w:szCs w:val="24"/>
          </w:rPr>
          <w:delText>5</w:delText>
        </w:r>
      </w:del>
      <w:r w:rsidR="004D469C">
        <w:rPr>
          <w:rFonts w:ascii="Arial" w:eastAsia="Times New Roman" w:hAnsi="Arial" w:cs="Arial"/>
          <w:b/>
          <w:color w:val="000000" w:themeColor="text1"/>
          <w:sz w:val="24"/>
          <w:szCs w:val="24"/>
        </w:rPr>
        <w:tab/>
      </w:r>
      <w:commentRangeStart w:id="1305"/>
      <w:r w:rsidR="007C32DA" w:rsidRPr="009432B9">
        <w:rPr>
          <w:rFonts w:ascii="Arial" w:eastAsia="Times New Roman" w:hAnsi="Arial" w:cs="Arial"/>
          <w:b/>
          <w:color w:val="000000" w:themeColor="text1"/>
          <w:sz w:val="24"/>
          <w:szCs w:val="24"/>
        </w:rPr>
        <w:t>Evaluation</w:t>
      </w:r>
      <w:commentRangeEnd w:id="1305"/>
      <w:r w:rsidR="006958D7">
        <w:rPr>
          <w:rStyle w:val="CommentReference"/>
        </w:rPr>
        <w:commentReference w:id="1305"/>
      </w:r>
    </w:p>
    <w:p w14:paraId="1940C11A" w14:textId="36BA304A" w:rsidR="00574B86" w:rsidRPr="00574B86" w:rsidRDefault="00574B86" w:rsidP="004D469C">
      <w:pPr>
        <w:spacing w:line="360" w:lineRule="auto"/>
        <w:jc w:val="both"/>
        <w:rPr>
          <w:ins w:id="1306" w:author="Aditya" w:date="2017-12-07T00:02:00Z"/>
          <w:rFonts w:ascii="Arial" w:eastAsia="Times New Roman" w:hAnsi="Arial" w:cs="Arial"/>
          <w:color w:val="000000" w:themeColor="text1"/>
          <w:sz w:val="24"/>
          <w:szCs w:val="24"/>
          <w:rPrChange w:id="1307" w:author="Aditya" w:date="2017-12-07T00:05:00Z">
            <w:rPr>
              <w:ins w:id="1308" w:author="Aditya" w:date="2017-12-07T00:02:00Z"/>
              <w:rFonts w:ascii="Arial" w:eastAsia="Times New Roman" w:hAnsi="Arial" w:cs="Arial"/>
              <w:b/>
              <w:color w:val="000000" w:themeColor="text1"/>
              <w:sz w:val="24"/>
              <w:szCs w:val="24"/>
            </w:rPr>
          </w:rPrChange>
        </w:rPr>
      </w:pPr>
      <w:commentRangeStart w:id="1309"/>
      <w:ins w:id="1310" w:author="Aditya" w:date="2017-12-07T00:05:00Z">
        <w:r>
          <w:rPr>
            <w:rFonts w:ascii="Arial" w:eastAsia="Times New Roman" w:hAnsi="Arial" w:cs="Arial"/>
            <w:color w:val="000000" w:themeColor="text1"/>
            <w:sz w:val="24"/>
            <w:szCs w:val="24"/>
          </w:rPr>
          <w:t>According to [4]</w:t>
        </w:r>
      </w:ins>
      <w:ins w:id="1311" w:author="Aditya" w:date="2017-12-07T00:08:00Z">
        <w:r w:rsidR="009F5FB5">
          <w:rPr>
            <w:rFonts w:ascii="Arial" w:eastAsia="Times New Roman" w:hAnsi="Arial" w:cs="Arial"/>
            <w:color w:val="000000" w:themeColor="text1"/>
            <w:sz w:val="24"/>
            <w:szCs w:val="24"/>
          </w:rPr>
          <w:t>,</w:t>
        </w:r>
      </w:ins>
      <w:ins w:id="1312" w:author="Aditya" w:date="2017-12-07T00:05:00Z">
        <w:r>
          <w:rPr>
            <w:rFonts w:ascii="Arial" w:eastAsia="Times New Roman" w:hAnsi="Arial" w:cs="Arial"/>
            <w:color w:val="000000" w:themeColor="text1"/>
            <w:sz w:val="24"/>
            <w:szCs w:val="24"/>
          </w:rPr>
          <w:t xml:space="preserve"> 60% of </w:t>
        </w:r>
      </w:ins>
      <w:ins w:id="1313" w:author="Aditya" w:date="2017-12-07T00:06:00Z">
        <w:r w:rsidR="009F5FB5">
          <w:rPr>
            <w:rFonts w:ascii="Arial" w:eastAsia="Times New Roman" w:hAnsi="Arial" w:cs="Arial"/>
            <w:color w:val="000000" w:themeColor="text1"/>
            <w:sz w:val="24"/>
            <w:szCs w:val="24"/>
          </w:rPr>
          <w:t>infrastructure</w:t>
        </w:r>
      </w:ins>
      <w:ins w:id="1314" w:author="Aditya" w:date="2017-12-07T00:05:00Z">
        <w:r>
          <w:rPr>
            <w:rFonts w:ascii="Arial" w:eastAsia="Times New Roman" w:hAnsi="Arial" w:cs="Arial"/>
            <w:color w:val="000000" w:themeColor="text1"/>
            <w:sz w:val="24"/>
            <w:szCs w:val="24"/>
          </w:rPr>
          <w:t xml:space="preserve"> failures are caused by human erro</w:t>
        </w:r>
      </w:ins>
      <w:ins w:id="1315" w:author="Aditya" w:date="2017-12-07T00:06:00Z">
        <w:r>
          <w:rPr>
            <w:rFonts w:ascii="Arial" w:eastAsia="Times New Roman" w:hAnsi="Arial" w:cs="Arial"/>
            <w:color w:val="000000" w:themeColor="text1"/>
            <w:sz w:val="24"/>
            <w:szCs w:val="24"/>
          </w:rPr>
          <w:t xml:space="preserve">r </w:t>
        </w:r>
      </w:ins>
      <w:ins w:id="1316" w:author="Aditya" w:date="2017-12-07T00:05:00Z">
        <w:r>
          <w:rPr>
            <w:rFonts w:ascii="Arial" w:eastAsia="Times New Roman" w:hAnsi="Arial" w:cs="Arial"/>
            <w:color w:val="000000" w:themeColor="text1"/>
            <w:sz w:val="24"/>
            <w:szCs w:val="24"/>
          </w:rPr>
          <w:t xml:space="preserve">or lack of </w:t>
        </w:r>
      </w:ins>
      <w:ins w:id="1317" w:author="Aditya" w:date="2017-12-07T00:06:00Z">
        <w:r>
          <w:rPr>
            <w:rFonts w:ascii="Arial" w:eastAsia="Times New Roman" w:hAnsi="Arial" w:cs="Arial"/>
            <w:color w:val="000000" w:themeColor="text1"/>
            <w:sz w:val="24"/>
            <w:szCs w:val="24"/>
          </w:rPr>
          <w:t xml:space="preserve">applying DevOps approach to </w:t>
        </w:r>
        <w:r w:rsidR="009F5FB5">
          <w:rPr>
            <w:rFonts w:ascii="Arial" w:eastAsia="Times New Roman" w:hAnsi="Arial" w:cs="Arial"/>
            <w:color w:val="000000" w:themeColor="text1"/>
            <w:sz w:val="24"/>
            <w:szCs w:val="24"/>
          </w:rPr>
          <w:t>automate infrastructure build up and</w:t>
        </w:r>
      </w:ins>
      <w:ins w:id="1318" w:author="Aditya" w:date="2017-12-07T00:07:00Z">
        <w:r w:rsidR="009F5FB5">
          <w:rPr>
            <w:rFonts w:ascii="Arial" w:eastAsia="Times New Roman" w:hAnsi="Arial" w:cs="Arial"/>
            <w:color w:val="000000" w:themeColor="text1"/>
            <w:sz w:val="24"/>
            <w:szCs w:val="24"/>
          </w:rPr>
          <w:t xml:space="preserve"> it’s</w:t>
        </w:r>
      </w:ins>
      <w:ins w:id="1319" w:author="Aditya" w:date="2017-12-07T00:06:00Z">
        <w:r w:rsidR="009F5FB5">
          <w:rPr>
            <w:rFonts w:ascii="Arial" w:eastAsia="Times New Roman" w:hAnsi="Arial" w:cs="Arial"/>
            <w:color w:val="000000" w:themeColor="text1"/>
            <w:sz w:val="24"/>
            <w:szCs w:val="24"/>
          </w:rPr>
          <w:t xml:space="preserve"> </w:t>
        </w:r>
      </w:ins>
      <w:ins w:id="1320" w:author="Aditya" w:date="2017-12-07T00:07:00Z">
        <w:r w:rsidR="009F5FB5">
          <w:rPr>
            <w:rFonts w:ascii="Arial" w:eastAsia="Times New Roman" w:hAnsi="Arial" w:cs="Arial"/>
            <w:color w:val="000000" w:themeColor="text1"/>
            <w:sz w:val="24"/>
            <w:szCs w:val="24"/>
          </w:rPr>
          <w:t>also been estimated that the average hourly cost of an infrastructure failure is $100,00</w:t>
        </w:r>
      </w:ins>
      <w:ins w:id="1321" w:author="Aditya" w:date="2017-12-07T00:08:00Z">
        <w:r w:rsidR="009F5FB5">
          <w:rPr>
            <w:rFonts w:ascii="Arial" w:eastAsia="Times New Roman" w:hAnsi="Arial" w:cs="Arial"/>
            <w:color w:val="000000" w:themeColor="text1"/>
            <w:sz w:val="24"/>
            <w:szCs w:val="24"/>
          </w:rPr>
          <w:t>0 +</w:t>
        </w:r>
      </w:ins>
      <w:ins w:id="1322" w:author="Aditya" w:date="2017-12-07T00:07:00Z">
        <w:r w:rsidR="009F5FB5">
          <w:rPr>
            <w:rFonts w:ascii="Arial" w:eastAsia="Times New Roman" w:hAnsi="Arial" w:cs="Arial"/>
            <w:color w:val="000000" w:themeColor="text1"/>
            <w:sz w:val="24"/>
            <w:szCs w:val="24"/>
          </w:rPr>
          <w:t>.</w:t>
        </w:r>
      </w:ins>
    </w:p>
    <w:p w14:paraId="220A02AB" w14:textId="44E618FB" w:rsidR="00C44DE5" w:rsidRPr="00C44DE5" w:rsidRDefault="001E4731" w:rsidP="004D469C">
      <w:pPr>
        <w:spacing w:line="360" w:lineRule="auto"/>
        <w:jc w:val="both"/>
        <w:rPr>
          <w:ins w:id="1323" w:author="Aditya" w:date="2017-12-06T23:19:00Z"/>
          <w:rFonts w:ascii="Arial" w:eastAsia="Times New Roman" w:hAnsi="Arial" w:cs="Arial"/>
          <w:color w:val="000000" w:themeColor="text1"/>
          <w:sz w:val="24"/>
          <w:szCs w:val="24"/>
          <w:rPrChange w:id="1324" w:author="Aditya" w:date="2017-12-06T23:20:00Z">
            <w:rPr>
              <w:ins w:id="1325" w:author="Aditya" w:date="2017-12-06T23:19:00Z"/>
              <w:rFonts w:ascii="Arial" w:eastAsia="Times New Roman" w:hAnsi="Arial" w:cs="Arial"/>
              <w:b/>
              <w:color w:val="000000" w:themeColor="text1"/>
              <w:sz w:val="24"/>
              <w:szCs w:val="24"/>
            </w:rPr>
          </w:rPrChange>
        </w:rPr>
      </w:pPr>
      <w:ins w:id="1326" w:author="Aditya" w:date="2017-12-07T00:44:00Z">
        <w:r>
          <w:rPr>
            <w:rFonts w:ascii="Arial" w:eastAsia="Times New Roman" w:hAnsi="Arial" w:cs="Arial"/>
            <w:color w:val="000000" w:themeColor="text1"/>
            <w:sz w:val="24"/>
            <w:szCs w:val="24"/>
          </w:rPr>
          <w:t>IT Organizations</w:t>
        </w:r>
      </w:ins>
      <w:ins w:id="1327" w:author="Aditya" w:date="2017-12-07T00:45:00Z">
        <w:r>
          <w:rPr>
            <w:rFonts w:ascii="Arial" w:eastAsia="Times New Roman" w:hAnsi="Arial" w:cs="Arial"/>
            <w:color w:val="000000" w:themeColor="text1"/>
            <w:sz w:val="24"/>
            <w:szCs w:val="24"/>
          </w:rPr>
          <w:t xml:space="preserve"> before switching fro</w:t>
        </w:r>
      </w:ins>
      <w:ins w:id="1328" w:author="Aditya" w:date="2017-12-07T00:46:00Z">
        <w:r>
          <w:rPr>
            <w:rFonts w:ascii="Arial" w:eastAsia="Times New Roman" w:hAnsi="Arial" w:cs="Arial"/>
            <w:color w:val="000000" w:themeColor="text1"/>
            <w:sz w:val="24"/>
            <w:szCs w:val="24"/>
          </w:rPr>
          <w:t>m manual provisioning of infrastructure to using</w:t>
        </w:r>
      </w:ins>
      <w:ins w:id="1329" w:author="Aditya" w:date="2017-12-07T00:47:00Z">
        <w:r w:rsidR="007224B2">
          <w:rPr>
            <w:rFonts w:ascii="Arial" w:eastAsia="Times New Roman" w:hAnsi="Arial" w:cs="Arial"/>
            <w:color w:val="000000" w:themeColor="text1"/>
            <w:sz w:val="24"/>
            <w:szCs w:val="24"/>
          </w:rPr>
          <w:t xml:space="preserve"> </w:t>
        </w:r>
      </w:ins>
      <w:ins w:id="1330" w:author="Aditya" w:date="2017-12-06T23:20:00Z">
        <w:r w:rsidR="00C44DE5" w:rsidRPr="00C44DE5">
          <w:rPr>
            <w:rFonts w:ascii="Arial" w:eastAsia="Times New Roman" w:hAnsi="Arial" w:cs="Arial"/>
            <w:color w:val="000000" w:themeColor="text1"/>
            <w:sz w:val="24"/>
            <w:szCs w:val="24"/>
            <w:rPrChange w:id="1331" w:author="Aditya" w:date="2017-12-06T23:20:00Z">
              <w:rPr>
                <w:rFonts w:ascii="Arial" w:eastAsia="Times New Roman" w:hAnsi="Arial" w:cs="Arial"/>
                <w:b/>
                <w:color w:val="000000" w:themeColor="text1"/>
                <w:sz w:val="24"/>
                <w:szCs w:val="24"/>
              </w:rPr>
            </w:rPrChange>
          </w:rPr>
          <w:t>Infrastructure</w:t>
        </w:r>
      </w:ins>
      <w:ins w:id="1332" w:author="Aditya" w:date="2017-12-06T23:19:00Z">
        <w:r w:rsidR="00C44DE5" w:rsidRPr="00C44DE5">
          <w:rPr>
            <w:rFonts w:ascii="Arial" w:eastAsia="Times New Roman" w:hAnsi="Arial" w:cs="Arial"/>
            <w:color w:val="000000" w:themeColor="text1"/>
            <w:sz w:val="24"/>
            <w:szCs w:val="24"/>
            <w:rPrChange w:id="1333" w:author="Aditya" w:date="2017-12-06T23:20:00Z">
              <w:rPr>
                <w:rFonts w:ascii="Arial" w:eastAsia="Times New Roman" w:hAnsi="Arial" w:cs="Arial"/>
                <w:b/>
                <w:color w:val="000000" w:themeColor="text1"/>
                <w:sz w:val="24"/>
                <w:szCs w:val="24"/>
              </w:rPr>
            </w:rPrChange>
          </w:rPr>
          <w:t xml:space="preserve"> as Code</w:t>
        </w:r>
      </w:ins>
      <w:ins w:id="1334" w:author="Aditya" w:date="2017-12-07T00:47:00Z">
        <w:r w:rsidR="007224B2">
          <w:rPr>
            <w:rFonts w:ascii="Arial" w:eastAsia="Times New Roman" w:hAnsi="Arial" w:cs="Arial"/>
            <w:color w:val="000000" w:themeColor="text1"/>
            <w:sz w:val="24"/>
            <w:szCs w:val="24"/>
          </w:rPr>
          <w:t>, evaluates the lat</w:t>
        </w:r>
      </w:ins>
      <w:ins w:id="1335" w:author="Aditya" w:date="2017-12-07T00:48:00Z">
        <w:r w:rsidR="007224B2">
          <w:rPr>
            <w:rFonts w:ascii="Arial" w:eastAsia="Times New Roman" w:hAnsi="Arial" w:cs="Arial"/>
            <w:color w:val="000000" w:themeColor="text1"/>
            <w:sz w:val="24"/>
            <w:szCs w:val="24"/>
          </w:rPr>
          <w:t>t</w:t>
        </w:r>
      </w:ins>
      <w:ins w:id="1336" w:author="Aditya" w:date="2017-12-07T00:47:00Z">
        <w:r w:rsidR="007224B2">
          <w:rPr>
            <w:rFonts w:ascii="Arial" w:eastAsia="Times New Roman" w:hAnsi="Arial" w:cs="Arial"/>
            <w:color w:val="000000" w:themeColor="text1"/>
            <w:sz w:val="24"/>
            <w:szCs w:val="24"/>
          </w:rPr>
          <w:t>er</w:t>
        </w:r>
      </w:ins>
      <w:ins w:id="1337" w:author="Aditya" w:date="2017-12-07T00:48:00Z">
        <w:r w:rsidR="007224B2">
          <w:rPr>
            <w:rFonts w:ascii="Arial" w:eastAsia="Times New Roman" w:hAnsi="Arial" w:cs="Arial"/>
            <w:color w:val="000000" w:themeColor="text1"/>
            <w:sz w:val="24"/>
            <w:szCs w:val="24"/>
          </w:rPr>
          <w:t xml:space="preserve"> methodology</w:t>
        </w:r>
      </w:ins>
      <w:ins w:id="1338" w:author="Aditya" w:date="2017-12-07T00:47:00Z">
        <w:r w:rsidR="007224B2">
          <w:rPr>
            <w:rFonts w:ascii="Arial" w:eastAsia="Times New Roman" w:hAnsi="Arial" w:cs="Arial"/>
            <w:color w:val="000000" w:themeColor="text1"/>
            <w:sz w:val="24"/>
            <w:szCs w:val="24"/>
          </w:rPr>
          <w:t xml:space="preserve"> on 3 measures:</w:t>
        </w:r>
      </w:ins>
    </w:p>
    <w:p w14:paraId="6393F0A0" w14:textId="154FD0ED" w:rsidR="00C44DE5" w:rsidRPr="00C44DE5" w:rsidRDefault="00C44DE5">
      <w:pPr>
        <w:pStyle w:val="ListParagraph"/>
        <w:numPr>
          <w:ilvl w:val="0"/>
          <w:numId w:val="8"/>
        </w:numPr>
        <w:spacing w:line="360" w:lineRule="auto"/>
        <w:jc w:val="both"/>
        <w:rPr>
          <w:ins w:id="1339" w:author="Aditya" w:date="2017-12-06T23:19:00Z"/>
          <w:rFonts w:ascii="Arial" w:eastAsia="Times New Roman" w:hAnsi="Arial" w:cs="Arial"/>
          <w:color w:val="000000" w:themeColor="text1"/>
          <w:sz w:val="24"/>
          <w:szCs w:val="24"/>
          <w:rPrChange w:id="1340" w:author="Aditya" w:date="2017-12-06T23:20:00Z">
            <w:rPr>
              <w:ins w:id="1341" w:author="Aditya" w:date="2017-12-06T23:19:00Z"/>
              <w:rFonts w:ascii="Arial" w:eastAsia="Times New Roman" w:hAnsi="Arial" w:cs="Arial"/>
              <w:b/>
              <w:color w:val="000000" w:themeColor="text1"/>
              <w:sz w:val="24"/>
              <w:szCs w:val="24"/>
            </w:rPr>
          </w:rPrChange>
        </w:rPr>
        <w:pPrChange w:id="1342" w:author="Aditya" w:date="2017-12-06T23:20:00Z">
          <w:pPr>
            <w:spacing w:line="360" w:lineRule="auto"/>
            <w:jc w:val="both"/>
          </w:pPr>
        </w:pPrChange>
      </w:pPr>
      <w:ins w:id="1343" w:author="Aditya" w:date="2017-12-06T23:19:00Z">
        <w:r w:rsidRPr="00C44DE5">
          <w:rPr>
            <w:rFonts w:ascii="Arial" w:eastAsia="Times New Roman" w:hAnsi="Arial" w:cs="Arial"/>
            <w:color w:val="000000" w:themeColor="text1"/>
            <w:sz w:val="24"/>
            <w:szCs w:val="24"/>
            <w:rPrChange w:id="1344" w:author="Aditya" w:date="2017-12-06T23:20:00Z">
              <w:rPr>
                <w:rFonts w:ascii="Arial" w:eastAsia="Times New Roman" w:hAnsi="Arial" w:cs="Arial"/>
                <w:b/>
                <w:color w:val="000000" w:themeColor="text1"/>
                <w:sz w:val="24"/>
                <w:szCs w:val="24"/>
              </w:rPr>
            </w:rPrChange>
          </w:rPr>
          <w:t>Cost Reduction</w:t>
        </w:r>
      </w:ins>
      <w:ins w:id="1345" w:author="Aditya" w:date="2017-12-06T23:20:00Z">
        <w:r>
          <w:rPr>
            <w:rFonts w:ascii="Arial" w:eastAsia="Times New Roman" w:hAnsi="Arial" w:cs="Arial"/>
            <w:color w:val="000000" w:themeColor="text1"/>
            <w:sz w:val="24"/>
            <w:szCs w:val="24"/>
          </w:rPr>
          <w:t xml:space="preserve">: </w:t>
        </w:r>
      </w:ins>
      <w:ins w:id="1346" w:author="Aditya" w:date="2017-12-06T23:21:00Z">
        <w:r w:rsidRPr="00572A1B">
          <w:rPr>
            <w:rFonts w:ascii="Arial" w:eastAsia="Times New Roman" w:hAnsi="Arial" w:cs="Arial"/>
            <w:color w:val="000000" w:themeColor="text1"/>
            <w:sz w:val="24"/>
            <w:szCs w:val="24"/>
          </w:rPr>
          <w:t>Infrastructure</w:t>
        </w:r>
        <w:r>
          <w:rPr>
            <w:rFonts w:ascii="Arial" w:eastAsia="Times New Roman" w:hAnsi="Arial" w:cs="Arial"/>
            <w:color w:val="000000" w:themeColor="text1"/>
            <w:sz w:val="24"/>
            <w:szCs w:val="24"/>
          </w:rPr>
          <w:t xml:space="preserve"> as Code significantly</w:t>
        </w:r>
      </w:ins>
      <w:ins w:id="1347" w:author="Aditya" w:date="2017-12-06T23:23:00Z">
        <w:r>
          <w:rPr>
            <w:rFonts w:ascii="Arial" w:eastAsia="Times New Roman" w:hAnsi="Arial" w:cs="Arial"/>
            <w:color w:val="000000" w:themeColor="text1"/>
            <w:sz w:val="24"/>
            <w:szCs w:val="24"/>
          </w:rPr>
          <w:t xml:space="preserve"> saves countless</w:t>
        </w:r>
      </w:ins>
      <w:ins w:id="1348" w:author="Aditya" w:date="2017-12-06T23:22:00Z">
        <w:r>
          <w:rPr>
            <w:rFonts w:ascii="Arial" w:eastAsia="Times New Roman" w:hAnsi="Arial" w:cs="Arial"/>
            <w:color w:val="000000" w:themeColor="text1"/>
            <w:sz w:val="24"/>
            <w:szCs w:val="24"/>
          </w:rPr>
          <w:t xml:space="preserve"> manual </w:t>
        </w:r>
      </w:ins>
      <w:ins w:id="1349" w:author="Aditya" w:date="2017-12-06T23:25:00Z">
        <w:r>
          <w:rPr>
            <w:rFonts w:ascii="Arial" w:eastAsia="Times New Roman" w:hAnsi="Arial" w:cs="Arial"/>
            <w:color w:val="000000" w:themeColor="text1"/>
            <w:sz w:val="24"/>
            <w:szCs w:val="24"/>
          </w:rPr>
          <w:t>hours by</w:t>
        </w:r>
      </w:ins>
      <w:ins w:id="1350" w:author="Aditya" w:date="2017-12-06T23:26:00Z">
        <w:r>
          <w:rPr>
            <w:rFonts w:ascii="Arial" w:eastAsia="Times New Roman" w:hAnsi="Arial" w:cs="Arial"/>
            <w:color w:val="000000" w:themeColor="text1"/>
            <w:sz w:val="24"/>
            <w:szCs w:val="24"/>
          </w:rPr>
          <w:t xml:space="preserve"> letting </w:t>
        </w:r>
      </w:ins>
      <w:ins w:id="1351" w:author="Aditya" w:date="2017-12-07T00:11:00Z">
        <w:r w:rsidR="009F5FB5">
          <w:rPr>
            <w:rFonts w:ascii="Arial" w:eastAsia="Times New Roman" w:hAnsi="Arial" w:cs="Arial"/>
            <w:color w:val="000000" w:themeColor="text1"/>
            <w:sz w:val="24"/>
            <w:szCs w:val="24"/>
          </w:rPr>
          <w:t>developers only</w:t>
        </w:r>
      </w:ins>
      <w:ins w:id="1352" w:author="Aditya" w:date="2017-12-06T23:26:00Z">
        <w:r>
          <w:rPr>
            <w:rFonts w:ascii="Arial" w:eastAsia="Times New Roman" w:hAnsi="Arial" w:cs="Arial"/>
            <w:color w:val="000000" w:themeColor="text1"/>
            <w:sz w:val="24"/>
            <w:szCs w:val="24"/>
          </w:rPr>
          <w:t xml:space="preserve"> spin up multiple production and test environments over </w:t>
        </w:r>
      </w:ins>
      <w:ins w:id="1353" w:author="Aditya" w:date="2017-12-06T23:27:00Z">
        <w:r>
          <w:rPr>
            <w:rFonts w:ascii="Arial" w:eastAsia="Times New Roman" w:hAnsi="Arial" w:cs="Arial"/>
            <w:color w:val="000000" w:themeColor="text1"/>
            <w:sz w:val="24"/>
            <w:szCs w:val="24"/>
          </w:rPr>
          <w:t xml:space="preserve">public cloud </w:t>
        </w:r>
      </w:ins>
      <w:ins w:id="1354" w:author="Aditya" w:date="2017-12-06T23:26:00Z">
        <w:r>
          <w:rPr>
            <w:rFonts w:ascii="Arial" w:eastAsia="Times New Roman" w:hAnsi="Arial" w:cs="Arial"/>
            <w:color w:val="000000" w:themeColor="text1"/>
            <w:sz w:val="24"/>
            <w:szCs w:val="24"/>
          </w:rPr>
          <w:t>thus</w:t>
        </w:r>
      </w:ins>
      <w:ins w:id="1355" w:author="Aditya" w:date="2017-12-06T23:27:00Z">
        <w:r>
          <w:rPr>
            <w:rFonts w:ascii="Arial" w:eastAsia="Times New Roman" w:hAnsi="Arial" w:cs="Arial"/>
            <w:color w:val="000000" w:themeColor="text1"/>
            <w:sz w:val="24"/>
            <w:szCs w:val="24"/>
          </w:rPr>
          <w:t xml:space="preserve"> making organizations leaner and financially profitable.</w:t>
        </w:r>
      </w:ins>
    </w:p>
    <w:p w14:paraId="637CC81E" w14:textId="6CFAB311" w:rsidR="00C44DE5" w:rsidRPr="00C44DE5" w:rsidRDefault="00C44DE5">
      <w:pPr>
        <w:pStyle w:val="ListParagraph"/>
        <w:numPr>
          <w:ilvl w:val="0"/>
          <w:numId w:val="8"/>
        </w:numPr>
        <w:spacing w:line="360" w:lineRule="auto"/>
        <w:jc w:val="both"/>
        <w:rPr>
          <w:ins w:id="1356" w:author="Aditya" w:date="2017-12-06T23:20:00Z"/>
          <w:rFonts w:ascii="Arial" w:eastAsia="Times New Roman" w:hAnsi="Arial" w:cs="Arial"/>
          <w:color w:val="000000" w:themeColor="text1"/>
          <w:sz w:val="24"/>
          <w:szCs w:val="24"/>
          <w:rPrChange w:id="1357" w:author="Aditya" w:date="2017-12-06T23:20:00Z">
            <w:rPr>
              <w:ins w:id="1358" w:author="Aditya" w:date="2017-12-06T23:20:00Z"/>
              <w:rFonts w:ascii="Arial" w:eastAsia="Times New Roman" w:hAnsi="Arial" w:cs="Arial"/>
              <w:b/>
              <w:color w:val="000000" w:themeColor="text1"/>
              <w:sz w:val="24"/>
              <w:szCs w:val="24"/>
            </w:rPr>
          </w:rPrChange>
        </w:rPr>
        <w:pPrChange w:id="1359" w:author="Aditya" w:date="2017-12-06T23:20:00Z">
          <w:pPr>
            <w:spacing w:line="360" w:lineRule="auto"/>
            <w:jc w:val="both"/>
          </w:pPr>
        </w:pPrChange>
      </w:pPr>
      <w:ins w:id="1360" w:author="Aditya" w:date="2017-12-06T23:19:00Z">
        <w:r w:rsidRPr="00C44DE5">
          <w:rPr>
            <w:rFonts w:ascii="Arial" w:eastAsia="Times New Roman" w:hAnsi="Arial" w:cs="Arial"/>
            <w:color w:val="000000" w:themeColor="text1"/>
            <w:sz w:val="24"/>
            <w:szCs w:val="24"/>
            <w:rPrChange w:id="1361" w:author="Aditya" w:date="2017-12-06T23:20:00Z">
              <w:rPr>
                <w:rFonts w:ascii="Arial" w:eastAsia="Times New Roman" w:hAnsi="Arial" w:cs="Arial"/>
                <w:b/>
                <w:color w:val="000000" w:themeColor="text1"/>
                <w:sz w:val="24"/>
                <w:szCs w:val="24"/>
              </w:rPr>
            </w:rPrChange>
          </w:rPr>
          <w:t>Faste</w:t>
        </w:r>
      </w:ins>
      <w:ins w:id="1362" w:author="Aditya" w:date="2017-12-06T23:20:00Z">
        <w:r w:rsidRPr="00C44DE5">
          <w:rPr>
            <w:rFonts w:ascii="Arial" w:eastAsia="Times New Roman" w:hAnsi="Arial" w:cs="Arial"/>
            <w:color w:val="000000" w:themeColor="text1"/>
            <w:sz w:val="24"/>
            <w:szCs w:val="24"/>
            <w:rPrChange w:id="1363" w:author="Aditya" w:date="2017-12-06T23:20:00Z">
              <w:rPr>
                <w:rFonts w:ascii="Arial" w:eastAsia="Times New Roman" w:hAnsi="Arial" w:cs="Arial"/>
                <w:b/>
                <w:color w:val="000000" w:themeColor="text1"/>
                <w:sz w:val="24"/>
                <w:szCs w:val="24"/>
              </w:rPr>
            </w:rPrChange>
          </w:rPr>
          <w:t>r</w:t>
        </w:r>
      </w:ins>
      <w:ins w:id="1364" w:author="Aditya" w:date="2017-12-06T23:19:00Z">
        <w:r w:rsidRPr="00C44DE5">
          <w:rPr>
            <w:rFonts w:ascii="Arial" w:eastAsia="Times New Roman" w:hAnsi="Arial" w:cs="Arial"/>
            <w:color w:val="000000" w:themeColor="text1"/>
            <w:sz w:val="24"/>
            <w:szCs w:val="24"/>
            <w:rPrChange w:id="1365" w:author="Aditya" w:date="2017-12-06T23:20:00Z">
              <w:rPr>
                <w:rFonts w:ascii="Arial" w:eastAsia="Times New Roman" w:hAnsi="Arial" w:cs="Arial"/>
                <w:b/>
                <w:color w:val="000000" w:themeColor="text1"/>
                <w:sz w:val="24"/>
                <w:szCs w:val="24"/>
              </w:rPr>
            </w:rPrChange>
          </w:rPr>
          <w:t xml:space="preserve"> Execution</w:t>
        </w:r>
      </w:ins>
      <w:ins w:id="1366" w:author="Aditya" w:date="2017-12-06T23:28:00Z">
        <w:r>
          <w:rPr>
            <w:rFonts w:ascii="Arial" w:eastAsia="Times New Roman" w:hAnsi="Arial" w:cs="Arial"/>
            <w:color w:val="000000" w:themeColor="text1"/>
            <w:sz w:val="24"/>
            <w:szCs w:val="24"/>
          </w:rPr>
          <w:t xml:space="preserve">: Automating </w:t>
        </w:r>
      </w:ins>
      <w:ins w:id="1367" w:author="Aditya" w:date="2017-12-06T23:29:00Z">
        <w:r w:rsidR="00AF4E4C">
          <w:rPr>
            <w:rFonts w:ascii="Arial" w:eastAsia="Times New Roman" w:hAnsi="Arial" w:cs="Arial"/>
            <w:color w:val="000000" w:themeColor="text1"/>
            <w:sz w:val="24"/>
            <w:szCs w:val="24"/>
          </w:rPr>
          <w:t>infrastructure</w:t>
        </w:r>
      </w:ins>
      <w:ins w:id="1368" w:author="Aditya" w:date="2017-12-06T23:28:00Z">
        <w:r>
          <w:rPr>
            <w:rFonts w:ascii="Arial" w:eastAsia="Times New Roman" w:hAnsi="Arial" w:cs="Arial"/>
            <w:color w:val="000000" w:themeColor="text1"/>
            <w:sz w:val="24"/>
            <w:szCs w:val="24"/>
          </w:rPr>
          <w:t xml:space="preserve"> build up improves the </w:t>
        </w:r>
      </w:ins>
      <w:ins w:id="1369" w:author="Aditya" w:date="2017-12-06T23:29:00Z">
        <w:r w:rsidR="00AF4E4C">
          <w:rPr>
            <w:rFonts w:ascii="Arial" w:eastAsia="Times New Roman" w:hAnsi="Arial" w:cs="Arial"/>
            <w:color w:val="000000" w:themeColor="text1"/>
            <w:sz w:val="24"/>
            <w:szCs w:val="24"/>
          </w:rPr>
          <w:t>execution tim</w:t>
        </w:r>
      </w:ins>
      <w:ins w:id="1370" w:author="Aditya" w:date="2017-12-06T23:35:00Z">
        <w:r w:rsidR="00AF4E4C">
          <w:rPr>
            <w:rFonts w:ascii="Arial" w:eastAsia="Times New Roman" w:hAnsi="Arial" w:cs="Arial"/>
            <w:color w:val="000000" w:themeColor="text1"/>
            <w:sz w:val="24"/>
            <w:szCs w:val="24"/>
          </w:rPr>
          <w:t xml:space="preserve">e of migrating between different </w:t>
        </w:r>
      </w:ins>
      <w:ins w:id="1371" w:author="Aditya" w:date="2017-12-06T23:36:00Z">
        <w:r w:rsidR="00AF4E4C">
          <w:rPr>
            <w:rFonts w:ascii="Arial" w:eastAsia="Times New Roman" w:hAnsi="Arial" w:cs="Arial"/>
            <w:color w:val="000000" w:themeColor="text1"/>
            <w:sz w:val="24"/>
            <w:szCs w:val="24"/>
          </w:rPr>
          <w:t xml:space="preserve">infrastructures as it significantly lowers </w:t>
        </w:r>
      </w:ins>
      <w:ins w:id="1372" w:author="Aditya" w:date="2017-12-06T23:37:00Z">
        <w:r w:rsidR="00AF4E4C">
          <w:rPr>
            <w:rFonts w:ascii="Arial" w:eastAsia="Times New Roman" w:hAnsi="Arial" w:cs="Arial"/>
            <w:color w:val="000000" w:themeColor="text1"/>
            <w:sz w:val="24"/>
            <w:szCs w:val="24"/>
          </w:rPr>
          <w:t xml:space="preserve">a key metric called </w:t>
        </w:r>
        <w:r w:rsidR="00AF4E4C" w:rsidRPr="008A4F0C">
          <w:rPr>
            <w:rFonts w:ascii="Arial" w:eastAsia="Times New Roman" w:hAnsi="Arial" w:cs="Arial"/>
            <w:i/>
            <w:color w:val="000000" w:themeColor="text1"/>
            <w:sz w:val="24"/>
            <w:szCs w:val="24"/>
            <w:rPrChange w:id="1373" w:author="Aditya" w:date="2017-12-06T23:39:00Z">
              <w:rPr>
                <w:rFonts w:ascii="Arial" w:eastAsia="Times New Roman" w:hAnsi="Arial" w:cs="Arial"/>
                <w:color w:val="000000" w:themeColor="text1"/>
                <w:sz w:val="24"/>
                <w:szCs w:val="24"/>
              </w:rPr>
            </w:rPrChange>
          </w:rPr>
          <w:t>Mean Time To Recovery (MTTR)</w:t>
        </w:r>
      </w:ins>
      <w:ins w:id="1374" w:author="Aditya" w:date="2017-12-06T23:38:00Z">
        <w:r w:rsidR="00AF4E4C" w:rsidRPr="008A4F0C">
          <w:rPr>
            <w:rFonts w:ascii="Arial" w:eastAsia="Times New Roman" w:hAnsi="Arial" w:cs="Arial"/>
            <w:i/>
            <w:color w:val="000000" w:themeColor="text1"/>
            <w:sz w:val="24"/>
            <w:szCs w:val="24"/>
            <w:rPrChange w:id="1375" w:author="Aditya" w:date="2017-12-06T23:39:00Z">
              <w:rPr>
                <w:rFonts w:ascii="Arial" w:eastAsia="Times New Roman" w:hAnsi="Arial" w:cs="Arial"/>
                <w:color w:val="000000" w:themeColor="text1"/>
                <w:sz w:val="24"/>
                <w:szCs w:val="24"/>
              </w:rPr>
            </w:rPrChange>
          </w:rPr>
          <w:t>.</w:t>
        </w:r>
        <w:r w:rsidR="00AF4E4C">
          <w:rPr>
            <w:rFonts w:ascii="Arial" w:eastAsia="Times New Roman" w:hAnsi="Arial" w:cs="Arial"/>
            <w:color w:val="000000" w:themeColor="text1"/>
            <w:sz w:val="24"/>
            <w:szCs w:val="24"/>
          </w:rPr>
          <w:t xml:space="preserve"> Codifying the infrastructure minimizes the impact of </w:t>
        </w:r>
      </w:ins>
      <w:ins w:id="1376" w:author="Aditya" w:date="2017-12-06T23:39:00Z">
        <w:r w:rsidR="00CD509D">
          <w:rPr>
            <w:rFonts w:ascii="Arial" w:eastAsia="Times New Roman" w:hAnsi="Arial" w:cs="Arial"/>
            <w:color w:val="000000" w:themeColor="text1"/>
            <w:sz w:val="24"/>
            <w:szCs w:val="24"/>
          </w:rPr>
          <w:t>e</w:t>
        </w:r>
      </w:ins>
      <w:ins w:id="1377" w:author="Aditya" w:date="2017-12-06T23:38:00Z">
        <w:r w:rsidR="00AF4E4C">
          <w:rPr>
            <w:rFonts w:ascii="Arial" w:eastAsia="Times New Roman" w:hAnsi="Arial" w:cs="Arial"/>
            <w:color w:val="000000" w:themeColor="text1"/>
            <w:sz w:val="24"/>
            <w:szCs w:val="24"/>
          </w:rPr>
          <w:t xml:space="preserve">ach failure </w:t>
        </w:r>
      </w:ins>
      <w:ins w:id="1378" w:author="Aditya" w:date="2017-12-06T23:39:00Z">
        <w:r w:rsidR="00AF4E4C">
          <w:rPr>
            <w:rFonts w:ascii="Arial" w:eastAsia="Times New Roman" w:hAnsi="Arial" w:cs="Arial"/>
            <w:color w:val="000000" w:themeColor="text1"/>
            <w:sz w:val="24"/>
            <w:szCs w:val="24"/>
          </w:rPr>
          <w:t xml:space="preserve">and also minimizes the time </w:t>
        </w:r>
        <w:r w:rsidR="00CD509D">
          <w:rPr>
            <w:rFonts w:ascii="Arial" w:eastAsia="Times New Roman" w:hAnsi="Arial" w:cs="Arial"/>
            <w:color w:val="000000" w:themeColor="text1"/>
            <w:sz w:val="24"/>
            <w:szCs w:val="24"/>
          </w:rPr>
          <w:t>to recover from failure.</w:t>
        </w:r>
      </w:ins>
      <w:ins w:id="1379" w:author="Aditya" w:date="2017-12-06T23:38:00Z">
        <w:r w:rsidR="00AF4E4C">
          <w:rPr>
            <w:rFonts w:ascii="Arial" w:eastAsia="Times New Roman" w:hAnsi="Arial" w:cs="Arial"/>
            <w:color w:val="000000" w:themeColor="text1"/>
            <w:sz w:val="24"/>
            <w:szCs w:val="24"/>
          </w:rPr>
          <w:t xml:space="preserve"> </w:t>
        </w:r>
      </w:ins>
      <w:ins w:id="1380" w:author="Aditya" w:date="2017-12-06T23:36:00Z">
        <w:r w:rsidR="00AF4E4C">
          <w:rPr>
            <w:rFonts w:ascii="Arial" w:eastAsia="Times New Roman" w:hAnsi="Arial" w:cs="Arial"/>
            <w:color w:val="000000" w:themeColor="text1"/>
            <w:sz w:val="24"/>
            <w:szCs w:val="24"/>
          </w:rPr>
          <w:t xml:space="preserve"> </w:t>
        </w:r>
      </w:ins>
      <w:ins w:id="1381" w:author="Aditya" w:date="2017-12-06T23:29:00Z">
        <w:r w:rsidR="00AF4E4C">
          <w:rPr>
            <w:rFonts w:ascii="Arial" w:eastAsia="Times New Roman" w:hAnsi="Arial" w:cs="Arial"/>
            <w:color w:val="000000" w:themeColor="text1"/>
            <w:sz w:val="24"/>
            <w:szCs w:val="24"/>
          </w:rPr>
          <w:t xml:space="preserve"> </w:t>
        </w:r>
      </w:ins>
    </w:p>
    <w:p w14:paraId="3BEC4AE4" w14:textId="6E3A74D5" w:rsidR="00C44DE5" w:rsidRDefault="00C44DE5" w:rsidP="00C44DE5">
      <w:pPr>
        <w:pStyle w:val="ListParagraph"/>
        <w:numPr>
          <w:ilvl w:val="0"/>
          <w:numId w:val="8"/>
        </w:numPr>
        <w:spacing w:line="360" w:lineRule="auto"/>
        <w:jc w:val="both"/>
        <w:rPr>
          <w:ins w:id="1382" w:author="Aditya" w:date="2017-12-07T00:09:00Z"/>
          <w:rFonts w:ascii="Arial" w:eastAsia="Times New Roman" w:hAnsi="Arial" w:cs="Arial"/>
          <w:color w:val="000000" w:themeColor="text1"/>
          <w:sz w:val="24"/>
          <w:szCs w:val="24"/>
        </w:rPr>
      </w:pPr>
      <w:ins w:id="1383" w:author="Aditya" w:date="2017-12-06T23:20:00Z">
        <w:r w:rsidRPr="00C44DE5">
          <w:rPr>
            <w:rFonts w:ascii="Arial" w:eastAsia="Times New Roman" w:hAnsi="Arial" w:cs="Arial"/>
            <w:color w:val="000000" w:themeColor="text1"/>
            <w:sz w:val="24"/>
            <w:szCs w:val="24"/>
            <w:rPrChange w:id="1384" w:author="Aditya" w:date="2017-12-06T23:20:00Z">
              <w:rPr>
                <w:rFonts w:ascii="Arial" w:eastAsia="Times New Roman" w:hAnsi="Arial" w:cs="Arial"/>
                <w:b/>
                <w:color w:val="000000" w:themeColor="text1"/>
                <w:sz w:val="24"/>
                <w:szCs w:val="24"/>
              </w:rPr>
            </w:rPrChange>
          </w:rPr>
          <w:t>Risk</w:t>
        </w:r>
      </w:ins>
      <w:ins w:id="1385" w:author="Aditya" w:date="2017-12-06T23:41:00Z">
        <w:r w:rsidR="008A4F0C">
          <w:rPr>
            <w:rFonts w:ascii="Arial" w:eastAsia="Times New Roman" w:hAnsi="Arial" w:cs="Arial"/>
            <w:color w:val="000000" w:themeColor="text1"/>
            <w:sz w:val="24"/>
            <w:szCs w:val="24"/>
          </w:rPr>
          <w:t xml:space="preserve">: </w:t>
        </w:r>
      </w:ins>
      <w:ins w:id="1386" w:author="Aditya" w:date="2017-12-06T23:42:00Z">
        <w:r w:rsidR="008A4F0C">
          <w:rPr>
            <w:rFonts w:ascii="Arial" w:eastAsia="Times New Roman" w:hAnsi="Arial" w:cs="Arial"/>
            <w:color w:val="000000" w:themeColor="text1"/>
            <w:sz w:val="24"/>
            <w:szCs w:val="24"/>
          </w:rPr>
          <w:t>Infrastructure</w:t>
        </w:r>
      </w:ins>
      <w:ins w:id="1387" w:author="Aditya" w:date="2017-12-06T23:41:00Z">
        <w:r w:rsidR="008A4F0C">
          <w:rPr>
            <w:rFonts w:ascii="Arial" w:eastAsia="Times New Roman" w:hAnsi="Arial" w:cs="Arial"/>
            <w:color w:val="000000" w:themeColor="text1"/>
            <w:sz w:val="24"/>
            <w:szCs w:val="24"/>
          </w:rPr>
          <w:t xml:space="preserve"> as Code </w:t>
        </w:r>
      </w:ins>
      <w:ins w:id="1388" w:author="Aditya" w:date="2017-12-06T23:42:00Z">
        <w:r w:rsidR="008A4F0C">
          <w:rPr>
            <w:rFonts w:ascii="Arial" w:eastAsia="Times New Roman" w:hAnsi="Arial" w:cs="Arial"/>
            <w:color w:val="000000" w:themeColor="text1"/>
            <w:sz w:val="24"/>
            <w:szCs w:val="24"/>
          </w:rPr>
          <w:t>removes the risk associated with human error like manual misconfiguratio</w:t>
        </w:r>
      </w:ins>
      <w:ins w:id="1389" w:author="Aditya" w:date="2017-12-06T23:56:00Z">
        <w:r w:rsidR="00574B86">
          <w:rPr>
            <w:rFonts w:ascii="Arial" w:eastAsia="Times New Roman" w:hAnsi="Arial" w:cs="Arial"/>
            <w:color w:val="000000" w:themeColor="text1"/>
            <w:sz w:val="24"/>
            <w:szCs w:val="24"/>
          </w:rPr>
          <w:t>n of</w:t>
        </w:r>
      </w:ins>
      <w:ins w:id="1390" w:author="Aditya" w:date="2017-12-06T23:57:00Z">
        <w:r w:rsidR="00574B86">
          <w:rPr>
            <w:rFonts w:ascii="Arial" w:eastAsia="Times New Roman" w:hAnsi="Arial" w:cs="Arial"/>
            <w:color w:val="000000" w:themeColor="text1"/>
            <w:sz w:val="24"/>
            <w:szCs w:val="24"/>
          </w:rPr>
          <w:t xml:space="preserve"> </w:t>
        </w:r>
      </w:ins>
      <w:ins w:id="1391" w:author="Aditya" w:date="2017-12-06T23:56:00Z">
        <w:r w:rsidR="00574B86">
          <w:rPr>
            <w:rFonts w:ascii="Arial" w:eastAsia="Times New Roman" w:hAnsi="Arial" w:cs="Arial"/>
            <w:color w:val="000000" w:themeColor="text1"/>
            <w:sz w:val="24"/>
            <w:szCs w:val="24"/>
          </w:rPr>
          <w:t xml:space="preserve">servers. </w:t>
        </w:r>
      </w:ins>
      <w:ins w:id="1392" w:author="Aditya" w:date="2017-12-06T23:58:00Z">
        <w:r w:rsidR="00574B86">
          <w:rPr>
            <w:rFonts w:ascii="Arial" w:eastAsia="Times New Roman" w:hAnsi="Arial" w:cs="Arial"/>
            <w:color w:val="000000" w:themeColor="text1"/>
            <w:sz w:val="24"/>
            <w:szCs w:val="24"/>
          </w:rPr>
          <w:t xml:space="preserve">Eliminating </w:t>
        </w:r>
      </w:ins>
      <w:ins w:id="1393" w:author="Aditya" w:date="2017-12-07T00:12:00Z">
        <w:r w:rsidR="009F5FB5">
          <w:rPr>
            <w:rFonts w:ascii="Arial" w:eastAsia="Times New Roman" w:hAnsi="Arial" w:cs="Arial"/>
            <w:color w:val="000000" w:themeColor="text1"/>
            <w:sz w:val="24"/>
            <w:szCs w:val="24"/>
          </w:rPr>
          <w:t>this decrease</w:t>
        </w:r>
      </w:ins>
      <w:ins w:id="1394" w:author="Aditya" w:date="2017-12-06T23:58:00Z">
        <w:r w:rsidR="00574B86">
          <w:rPr>
            <w:rFonts w:ascii="Arial" w:eastAsia="Times New Roman" w:hAnsi="Arial" w:cs="Arial"/>
            <w:color w:val="000000" w:themeColor="text1"/>
            <w:sz w:val="24"/>
            <w:szCs w:val="24"/>
          </w:rPr>
          <w:t xml:space="preserve"> sever downtime and increases</w:t>
        </w:r>
      </w:ins>
      <w:ins w:id="1395" w:author="Aditya" w:date="2017-12-06T23:59:00Z">
        <w:r w:rsidR="00574B86">
          <w:rPr>
            <w:rFonts w:ascii="Arial" w:eastAsia="Times New Roman" w:hAnsi="Arial" w:cs="Arial"/>
            <w:color w:val="000000" w:themeColor="text1"/>
            <w:sz w:val="24"/>
            <w:szCs w:val="24"/>
          </w:rPr>
          <w:t xml:space="preserve"> </w:t>
        </w:r>
      </w:ins>
      <w:ins w:id="1396" w:author="Aditya" w:date="2017-12-06T23:58:00Z">
        <w:r w:rsidR="00574B86">
          <w:rPr>
            <w:rFonts w:ascii="Arial" w:eastAsia="Times New Roman" w:hAnsi="Arial" w:cs="Arial"/>
            <w:color w:val="000000" w:themeColor="text1"/>
            <w:sz w:val="24"/>
            <w:szCs w:val="24"/>
          </w:rPr>
          <w:t xml:space="preserve">underlying infrastructure reliability.  </w:t>
        </w:r>
      </w:ins>
      <w:commentRangeEnd w:id="1309"/>
      <w:ins w:id="1397" w:author="Aditya" w:date="2017-12-07T00:31:00Z">
        <w:r w:rsidR="007154C1">
          <w:rPr>
            <w:rStyle w:val="CommentReference"/>
          </w:rPr>
          <w:commentReference w:id="1309"/>
        </w:r>
      </w:ins>
    </w:p>
    <w:p w14:paraId="4F134726" w14:textId="765E5628" w:rsidR="00C44DE5" w:rsidRPr="009432B9" w:rsidDel="009F5FB5" w:rsidRDefault="001E4731" w:rsidP="004D469C">
      <w:pPr>
        <w:spacing w:line="360" w:lineRule="auto"/>
        <w:jc w:val="both"/>
        <w:rPr>
          <w:del w:id="1398" w:author="Aditya" w:date="2017-12-07T00:09:00Z"/>
          <w:rFonts w:ascii="Arial" w:eastAsia="Times New Roman" w:hAnsi="Arial" w:cs="Arial"/>
          <w:b/>
          <w:color w:val="000000" w:themeColor="text1"/>
          <w:sz w:val="24"/>
          <w:szCs w:val="24"/>
        </w:rPr>
      </w:pPr>
      <w:ins w:id="1399" w:author="Aditya" w:date="2017-12-07T00:43:00Z">
        <w:r w:rsidRPr="001E4731">
          <w:rPr>
            <w:rFonts w:ascii="Arial" w:eastAsia="Times New Roman" w:hAnsi="Arial" w:cs="Arial"/>
            <w:color w:val="000000" w:themeColor="text1"/>
            <w:sz w:val="24"/>
            <w:szCs w:val="24"/>
            <w:rPrChange w:id="1400" w:author="Aditya" w:date="2017-12-07T00:44:00Z">
              <w:rPr>
                <w:rFonts w:ascii="Arial" w:eastAsia="Times New Roman" w:hAnsi="Arial" w:cs="Arial"/>
                <w:b/>
                <w:color w:val="000000" w:themeColor="text1"/>
                <w:sz w:val="24"/>
                <w:szCs w:val="24"/>
              </w:rPr>
            </w:rPrChange>
          </w:rPr>
          <w:t>In the project</w:t>
        </w:r>
      </w:ins>
      <w:ins w:id="1401" w:author="Aditya" w:date="2017-12-07T00:44:00Z">
        <w:r>
          <w:rPr>
            <w:rFonts w:ascii="Arial" w:eastAsia="Times New Roman" w:hAnsi="Arial" w:cs="Arial"/>
            <w:b/>
            <w:color w:val="000000" w:themeColor="text1"/>
            <w:sz w:val="24"/>
            <w:szCs w:val="24"/>
          </w:rPr>
          <w:t xml:space="preserve">, </w:t>
        </w:r>
      </w:ins>
    </w:p>
    <w:p w14:paraId="3E939598" w14:textId="7DEFEF66" w:rsidR="007869B0" w:rsidRDefault="001E4731">
      <w:pPr>
        <w:spacing w:line="360" w:lineRule="auto"/>
        <w:jc w:val="both"/>
        <w:rPr>
          <w:ins w:id="1402" w:author="Aditya" w:date="2017-12-01T02:33:00Z"/>
          <w:rFonts w:ascii="Arial" w:hAnsi="Arial" w:cs="Arial"/>
          <w:sz w:val="24"/>
          <w:szCs w:val="24"/>
        </w:rPr>
        <w:pPrChange w:id="1403" w:author="Aditya" w:date="2017-12-01T02:34:00Z">
          <w:pPr/>
        </w:pPrChange>
      </w:pPr>
      <w:bookmarkStart w:id="1404" w:name="_f4xqmp45ev3" w:colFirst="0" w:colLast="0"/>
      <w:bookmarkStart w:id="1405" w:name="_Hlk499852863"/>
      <w:bookmarkEnd w:id="1404"/>
      <w:ins w:id="1406" w:author="Aditya" w:date="2017-12-07T00:44:00Z">
        <w:del w:id="1407" w:author="Bisht, Aditya" w:date="2017-12-07T13:33:00Z">
          <w:r w:rsidDel="005A5F98">
            <w:rPr>
              <w:rFonts w:ascii="Arial" w:hAnsi="Arial" w:cs="Arial"/>
              <w:sz w:val="24"/>
              <w:szCs w:val="24"/>
            </w:rPr>
            <w:delText>c</w:delText>
          </w:r>
        </w:del>
      </w:ins>
      <w:ins w:id="1408" w:author="Aditya" w:date="2017-12-01T02:31:00Z">
        <w:del w:id="1409" w:author="Bisht, Aditya" w:date="2017-12-07T13:33:00Z">
          <w:r w:rsidR="007869B0" w:rsidRPr="007869B0" w:rsidDel="005A5F98">
            <w:rPr>
              <w:rFonts w:ascii="Arial" w:hAnsi="Arial" w:cs="Arial"/>
              <w:sz w:val="24"/>
              <w:szCs w:val="24"/>
              <w:rPrChange w:id="1410" w:author="Aditya" w:date="2017-12-01T02:31:00Z">
                <w:rPr/>
              </w:rPrChange>
            </w:rPr>
            <w:delText>odifying</w:delText>
          </w:r>
        </w:del>
      </w:ins>
      <w:ins w:id="1411" w:author="Bisht, Aditya" w:date="2017-12-07T13:33:00Z">
        <w:r w:rsidR="005A5F98">
          <w:rPr>
            <w:rFonts w:ascii="Arial" w:hAnsi="Arial" w:cs="Arial"/>
            <w:sz w:val="24"/>
            <w:szCs w:val="24"/>
          </w:rPr>
          <w:t>Codifying</w:t>
        </w:r>
      </w:ins>
      <w:ins w:id="1412" w:author="Aditya" w:date="2017-12-01T02:31:00Z">
        <w:r w:rsidR="007869B0" w:rsidRPr="007869B0">
          <w:rPr>
            <w:rFonts w:ascii="Arial" w:hAnsi="Arial" w:cs="Arial"/>
            <w:sz w:val="24"/>
            <w:szCs w:val="24"/>
            <w:rPrChange w:id="1413" w:author="Aditya" w:date="2017-12-01T02:31:00Z">
              <w:rPr/>
            </w:rPrChange>
          </w:rPr>
          <w:t xml:space="preserve"> the required infrastructure enabled developers to get more efficient and predictable deployments of various resources. It also provided improved monitoring of those resources</w:t>
        </w:r>
      </w:ins>
      <w:ins w:id="1414" w:author="Aditya" w:date="2017-12-01T02:32:00Z">
        <w:r w:rsidR="007869B0">
          <w:rPr>
            <w:rFonts w:ascii="Arial" w:hAnsi="Arial" w:cs="Arial"/>
            <w:sz w:val="24"/>
            <w:szCs w:val="24"/>
          </w:rPr>
          <w:t xml:space="preserve"> as terraform display</w:t>
        </w:r>
      </w:ins>
      <w:ins w:id="1415" w:author="Aditya" w:date="2017-12-01T02:35:00Z">
        <w:r w:rsidR="007869B0">
          <w:rPr>
            <w:rFonts w:ascii="Arial" w:hAnsi="Arial" w:cs="Arial"/>
            <w:sz w:val="24"/>
            <w:szCs w:val="24"/>
          </w:rPr>
          <w:t>ed</w:t>
        </w:r>
      </w:ins>
      <w:ins w:id="1416" w:author="Aditya" w:date="2017-12-01T02:32:00Z">
        <w:r w:rsidR="007869B0">
          <w:rPr>
            <w:rFonts w:ascii="Arial" w:hAnsi="Arial" w:cs="Arial"/>
            <w:sz w:val="24"/>
            <w:szCs w:val="24"/>
          </w:rPr>
          <w:t xml:space="preserve"> the type and number of AWS resources to be deployed al</w:t>
        </w:r>
      </w:ins>
      <w:ins w:id="1417" w:author="Aditya" w:date="2017-12-01T02:33:00Z">
        <w:r w:rsidR="007869B0">
          <w:rPr>
            <w:rFonts w:ascii="Arial" w:hAnsi="Arial" w:cs="Arial"/>
            <w:sz w:val="24"/>
            <w:szCs w:val="24"/>
          </w:rPr>
          <w:t xml:space="preserve">ong with their configuration. </w:t>
        </w:r>
      </w:ins>
    </w:p>
    <w:p w14:paraId="30343E23" w14:textId="7A14CA2D" w:rsidR="009A5A9B" w:rsidRDefault="007869B0">
      <w:pPr>
        <w:spacing w:line="360" w:lineRule="auto"/>
        <w:jc w:val="both"/>
        <w:rPr>
          <w:ins w:id="1418" w:author="Aditya" w:date="2017-12-07T00:12:00Z"/>
        </w:rPr>
      </w:pPr>
      <w:ins w:id="1419" w:author="Aditya" w:date="2017-12-01T02:31:00Z">
        <w:r w:rsidRPr="007869B0">
          <w:rPr>
            <w:rFonts w:ascii="Arial" w:hAnsi="Arial" w:cs="Arial"/>
            <w:sz w:val="24"/>
            <w:szCs w:val="24"/>
            <w:rPrChange w:id="1420" w:author="Aditya" w:date="2017-12-01T02:31:00Z">
              <w:rPr/>
            </w:rPrChange>
          </w:rPr>
          <w:t>Infrastructure as Code can also be perceived as rollback scripts. Since the developers were using GIT Hub as their version control system they could grab any commit since the repository began and execute that script version to restore the state of the infrastructure as it was on any given day.</w:t>
        </w:r>
        <w:r>
          <w:t xml:space="preserve"> </w:t>
        </w:r>
      </w:ins>
    </w:p>
    <w:p w14:paraId="5015A020" w14:textId="1BC69F3F" w:rsidR="00B156E6" w:rsidRPr="007154C1" w:rsidRDefault="009F5FB5">
      <w:pPr>
        <w:spacing w:line="360" w:lineRule="auto"/>
        <w:jc w:val="both"/>
        <w:rPr>
          <w:ins w:id="1421" w:author="Aditya" w:date="2017-12-06T22:47:00Z"/>
          <w:rFonts w:ascii="Arial" w:hAnsi="Arial" w:cs="Arial"/>
          <w:sz w:val="24"/>
          <w:szCs w:val="24"/>
          <w:rPrChange w:id="1422" w:author="Aditya" w:date="2017-12-07T00:30:00Z">
            <w:rPr>
              <w:ins w:id="1423" w:author="Aditya" w:date="2017-12-06T22:47:00Z"/>
            </w:rPr>
          </w:rPrChange>
        </w:rPr>
      </w:pPr>
      <w:commentRangeStart w:id="1424"/>
      <w:ins w:id="1425" w:author="Aditya" w:date="2017-12-07T00:15:00Z">
        <w:r w:rsidRPr="00D877FF">
          <w:rPr>
            <w:rFonts w:ascii="Arial" w:hAnsi="Arial" w:cs="Arial"/>
            <w:sz w:val="24"/>
            <w:szCs w:val="24"/>
            <w:rPrChange w:id="1426" w:author="Aditya" w:date="2017-12-07T00:22:00Z">
              <w:rPr/>
            </w:rPrChange>
          </w:rPr>
          <w:t xml:space="preserve">Rochester Institute of Technology has a graduate course called Database Management </w:t>
        </w:r>
      </w:ins>
      <w:ins w:id="1427" w:author="Aditya" w:date="2017-12-07T00:16:00Z">
        <w:r w:rsidR="00D877FF" w:rsidRPr="00D877FF">
          <w:rPr>
            <w:rFonts w:ascii="Arial" w:hAnsi="Arial" w:cs="Arial"/>
            <w:sz w:val="24"/>
            <w:szCs w:val="24"/>
            <w:rPrChange w:id="1428" w:author="Aditya" w:date="2017-12-07T00:22:00Z">
              <w:rPr/>
            </w:rPrChange>
          </w:rPr>
          <w:t>and Access w</w:t>
        </w:r>
      </w:ins>
      <w:ins w:id="1429" w:author="Aditya" w:date="2017-12-07T00:17:00Z">
        <w:r w:rsidR="00D877FF" w:rsidRPr="00D877FF">
          <w:rPr>
            <w:rFonts w:ascii="Arial" w:hAnsi="Arial" w:cs="Arial"/>
            <w:sz w:val="24"/>
            <w:szCs w:val="24"/>
            <w:rPrChange w:id="1430" w:author="Aditya" w:date="2017-12-07T00:22:00Z">
              <w:rPr/>
            </w:rPrChange>
          </w:rPr>
          <w:t xml:space="preserve">hich acts as an introductory course to Amazon Web Services cloud. In that course students are assigned </w:t>
        </w:r>
      </w:ins>
      <w:ins w:id="1431" w:author="Aditya" w:date="2017-12-07T00:18:00Z">
        <w:r w:rsidR="00D877FF" w:rsidRPr="00D877FF">
          <w:rPr>
            <w:rFonts w:ascii="Arial" w:hAnsi="Arial" w:cs="Arial"/>
            <w:sz w:val="24"/>
            <w:szCs w:val="24"/>
            <w:rPrChange w:id="1432" w:author="Aditya" w:date="2017-12-07T00:22:00Z">
              <w:rPr/>
            </w:rPrChange>
          </w:rPr>
          <w:t>host an Oracle Database instance over AWS</w:t>
        </w:r>
      </w:ins>
      <w:ins w:id="1433" w:author="Aditya" w:date="2017-12-07T00:19:00Z">
        <w:r w:rsidR="00D877FF" w:rsidRPr="00D877FF">
          <w:rPr>
            <w:rFonts w:ascii="Arial" w:hAnsi="Arial" w:cs="Arial"/>
            <w:sz w:val="24"/>
            <w:szCs w:val="24"/>
            <w:rPrChange w:id="1434" w:author="Aditya" w:date="2017-12-07T00:22:00Z">
              <w:rPr/>
            </w:rPrChange>
          </w:rPr>
          <w:t xml:space="preserve"> and then </w:t>
        </w:r>
        <w:r w:rsidR="00D877FF" w:rsidRPr="00D877FF">
          <w:rPr>
            <w:rFonts w:ascii="Arial" w:hAnsi="Arial" w:cs="Arial"/>
            <w:sz w:val="24"/>
            <w:szCs w:val="24"/>
            <w:rPrChange w:id="1435" w:author="Aditya" w:date="2017-12-07T00:22:00Z">
              <w:rPr/>
            </w:rPrChange>
          </w:rPr>
          <w:lastRenderedPageBreak/>
          <w:t>perform Database Administrator tasks over that database.</w:t>
        </w:r>
      </w:ins>
      <w:ins w:id="1436" w:author="Aditya" w:date="2017-12-07T00:18:00Z">
        <w:r w:rsidR="00D877FF" w:rsidRPr="00D877FF">
          <w:rPr>
            <w:rFonts w:ascii="Arial" w:hAnsi="Arial" w:cs="Arial"/>
            <w:sz w:val="24"/>
            <w:szCs w:val="24"/>
            <w:rPrChange w:id="1437" w:author="Aditya" w:date="2017-12-07T00:22:00Z">
              <w:rPr/>
            </w:rPrChange>
          </w:rPr>
          <w:t xml:space="preserve"> Though</w:t>
        </w:r>
      </w:ins>
      <w:ins w:id="1438" w:author="Aditya" w:date="2017-12-07T00:20:00Z">
        <w:r w:rsidR="00D877FF" w:rsidRPr="00D877FF">
          <w:rPr>
            <w:rFonts w:ascii="Arial" w:hAnsi="Arial" w:cs="Arial"/>
            <w:sz w:val="24"/>
            <w:szCs w:val="24"/>
            <w:rPrChange w:id="1439" w:author="Aditya" w:date="2017-12-07T00:22:00Z">
              <w:rPr/>
            </w:rPrChange>
          </w:rPr>
          <w:t xml:space="preserve"> the exposure to AWS cloud </w:t>
        </w:r>
      </w:ins>
      <w:ins w:id="1440" w:author="Aditya" w:date="2017-12-07T00:29:00Z">
        <w:r w:rsidR="007154C1">
          <w:rPr>
            <w:rFonts w:ascii="Arial" w:hAnsi="Arial" w:cs="Arial"/>
            <w:sz w:val="24"/>
            <w:szCs w:val="24"/>
          </w:rPr>
          <w:t>is</w:t>
        </w:r>
      </w:ins>
      <w:ins w:id="1441" w:author="Aditya" w:date="2017-12-07T00:20:00Z">
        <w:r w:rsidR="00D877FF" w:rsidRPr="00D877FF">
          <w:rPr>
            <w:rFonts w:ascii="Arial" w:hAnsi="Arial" w:cs="Arial"/>
            <w:sz w:val="24"/>
            <w:szCs w:val="24"/>
            <w:rPrChange w:id="1442" w:author="Aditya" w:date="2017-12-07T00:22:00Z">
              <w:rPr/>
            </w:rPrChange>
          </w:rPr>
          <w:t xml:space="preserve"> very limited in terms of </w:t>
        </w:r>
      </w:ins>
      <w:ins w:id="1443" w:author="Aditya" w:date="2017-12-07T00:29:00Z">
        <w:r w:rsidR="007154C1">
          <w:rPr>
            <w:rFonts w:ascii="Arial" w:hAnsi="Arial" w:cs="Arial"/>
            <w:sz w:val="24"/>
            <w:szCs w:val="24"/>
          </w:rPr>
          <w:t xml:space="preserve">AWS </w:t>
        </w:r>
      </w:ins>
      <w:ins w:id="1444" w:author="Aditya" w:date="2017-12-07T00:20:00Z">
        <w:r w:rsidR="00D877FF" w:rsidRPr="00D877FF">
          <w:rPr>
            <w:rFonts w:ascii="Arial" w:hAnsi="Arial" w:cs="Arial"/>
            <w:sz w:val="24"/>
            <w:szCs w:val="24"/>
            <w:rPrChange w:id="1445" w:author="Aditya" w:date="2017-12-07T00:22:00Z">
              <w:rPr/>
            </w:rPrChange>
          </w:rPr>
          <w:t xml:space="preserve">resources to be used but it </w:t>
        </w:r>
      </w:ins>
      <w:ins w:id="1446" w:author="Aditya" w:date="2017-12-07T00:21:00Z">
        <w:r w:rsidR="00D877FF" w:rsidRPr="00D877FF">
          <w:rPr>
            <w:rFonts w:ascii="Arial" w:hAnsi="Arial" w:cs="Arial"/>
            <w:sz w:val="24"/>
            <w:szCs w:val="24"/>
            <w:rPrChange w:id="1447" w:author="Aditya" w:date="2017-12-07T00:22:00Z">
              <w:rPr/>
            </w:rPrChange>
          </w:rPr>
          <w:t>usually</w:t>
        </w:r>
      </w:ins>
      <w:ins w:id="1448" w:author="Aditya" w:date="2017-12-07T00:20:00Z">
        <w:r w:rsidR="00D877FF" w:rsidRPr="00D877FF">
          <w:rPr>
            <w:rFonts w:ascii="Arial" w:hAnsi="Arial" w:cs="Arial"/>
            <w:sz w:val="24"/>
            <w:szCs w:val="24"/>
            <w:rPrChange w:id="1449" w:author="Aditya" w:date="2017-12-07T00:22:00Z">
              <w:rPr/>
            </w:rPrChange>
          </w:rPr>
          <w:t xml:space="preserve"> takes around 3 lectures j</w:t>
        </w:r>
      </w:ins>
      <w:ins w:id="1450" w:author="Aditya" w:date="2017-12-07T00:21:00Z">
        <w:r w:rsidR="00D877FF" w:rsidRPr="00D877FF">
          <w:rPr>
            <w:rFonts w:ascii="Arial" w:hAnsi="Arial" w:cs="Arial"/>
            <w:sz w:val="24"/>
            <w:szCs w:val="24"/>
            <w:rPrChange w:id="1451" w:author="Aditya" w:date="2017-12-07T00:22:00Z">
              <w:rPr/>
            </w:rPrChange>
          </w:rPr>
          <w:t>u</w:t>
        </w:r>
      </w:ins>
      <w:ins w:id="1452" w:author="Aditya" w:date="2017-12-07T00:20:00Z">
        <w:r w:rsidR="00D877FF" w:rsidRPr="00D877FF">
          <w:rPr>
            <w:rFonts w:ascii="Arial" w:hAnsi="Arial" w:cs="Arial"/>
            <w:sz w:val="24"/>
            <w:szCs w:val="24"/>
            <w:rPrChange w:id="1453" w:author="Aditya" w:date="2017-12-07T00:22:00Z">
              <w:rPr/>
            </w:rPrChange>
          </w:rPr>
          <w:t xml:space="preserve">st to </w:t>
        </w:r>
      </w:ins>
      <w:ins w:id="1454" w:author="Aditya" w:date="2017-12-07T00:21:00Z">
        <w:r w:rsidR="00D877FF" w:rsidRPr="00D877FF">
          <w:rPr>
            <w:rFonts w:ascii="Arial" w:hAnsi="Arial" w:cs="Arial"/>
            <w:sz w:val="24"/>
            <w:szCs w:val="24"/>
            <w:rPrChange w:id="1455" w:author="Aditya" w:date="2017-12-07T00:22:00Z">
              <w:rPr/>
            </w:rPrChange>
          </w:rPr>
          <w:t>successfully setup the AWS infrastructure necessary to host the Oracle database instance.</w:t>
        </w:r>
      </w:ins>
      <w:ins w:id="1456" w:author="Aditya" w:date="2017-12-07T00:23:00Z">
        <w:r w:rsidR="00D877FF">
          <w:rPr>
            <w:rFonts w:ascii="Arial" w:hAnsi="Arial" w:cs="Arial"/>
            <w:sz w:val="24"/>
            <w:szCs w:val="24"/>
          </w:rPr>
          <w:t xml:space="preserve"> Using Infrastructure as Code can significantly reduce the time to spin up the infrastructure </w:t>
        </w:r>
      </w:ins>
      <w:ins w:id="1457" w:author="Aditya" w:date="2017-12-07T00:26:00Z">
        <w:r w:rsidR="00D877FF">
          <w:rPr>
            <w:rFonts w:ascii="Arial" w:hAnsi="Arial" w:cs="Arial"/>
            <w:sz w:val="24"/>
            <w:szCs w:val="24"/>
          </w:rPr>
          <w:t xml:space="preserve">over Amazon cloud and since the students will be using terraform scripts </w:t>
        </w:r>
        <w:r w:rsidR="007154C1">
          <w:rPr>
            <w:rFonts w:ascii="Arial" w:hAnsi="Arial" w:cs="Arial"/>
            <w:sz w:val="24"/>
            <w:szCs w:val="24"/>
          </w:rPr>
          <w:t xml:space="preserve">to build the </w:t>
        </w:r>
      </w:ins>
      <w:ins w:id="1458" w:author="Aditya" w:date="2017-12-07T00:27:00Z">
        <w:r w:rsidR="007154C1">
          <w:rPr>
            <w:rFonts w:ascii="Arial" w:hAnsi="Arial" w:cs="Arial"/>
            <w:sz w:val="24"/>
            <w:szCs w:val="24"/>
          </w:rPr>
          <w:t xml:space="preserve">infrastructure it will also bring consistency to the </w:t>
        </w:r>
      </w:ins>
      <w:ins w:id="1459" w:author="Aditya" w:date="2017-12-07T00:28:00Z">
        <w:r w:rsidR="007154C1">
          <w:rPr>
            <w:rFonts w:ascii="Arial" w:hAnsi="Arial" w:cs="Arial"/>
            <w:sz w:val="24"/>
            <w:szCs w:val="24"/>
          </w:rPr>
          <w:t>infrastructure</w:t>
        </w:r>
      </w:ins>
      <w:ins w:id="1460" w:author="Aditya" w:date="2017-12-07T00:27:00Z">
        <w:r w:rsidR="007154C1">
          <w:rPr>
            <w:rFonts w:ascii="Arial" w:hAnsi="Arial" w:cs="Arial"/>
            <w:sz w:val="24"/>
            <w:szCs w:val="24"/>
          </w:rPr>
          <w:t xml:space="preserve"> meaning every student will have access t</w:t>
        </w:r>
      </w:ins>
      <w:ins w:id="1461" w:author="Aditya" w:date="2017-12-07T00:28:00Z">
        <w:r w:rsidR="007154C1">
          <w:rPr>
            <w:rFonts w:ascii="Arial" w:hAnsi="Arial" w:cs="Arial"/>
            <w:sz w:val="24"/>
            <w:szCs w:val="24"/>
          </w:rPr>
          <w:t xml:space="preserve">o the same required Infrastructure thus eliminating the risk </w:t>
        </w:r>
      </w:ins>
      <w:ins w:id="1462" w:author="Aditya" w:date="2017-12-07T00:29:00Z">
        <w:r w:rsidR="007154C1">
          <w:rPr>
            <w:rFonts w:ascii="Arial" w:hAnsi="Arial" w:cs="Arial"/>
            <w:sz w:val="24"/>
            <w:szCs w:val="24"/>
          </w:rPr>
          <w:t>associated</w:t>
        </w:r>
      </w:ins>
      <w:ins w:id="1463" w:author="Aditya" w:date="2017-12-07T00:28:00Z">
        <w:r w:rsidR="007154C1">
          <w:rPr>
            <w:rFonts w:ascii="Arial" w:hAnsi="Arial" w:cs="Arial"/>
            <w:sz w:val="24"/>
            <w:szCs w:val="24"/>
          </w:rPr>
          <w:t xml:space="preserve"> with manual </w:t>
        </w:r>
      </w:ins>
      <w:ins w:id="1464" w:author="Aditya" w:date="2017-12-07T00:29:00Z">
        <w:r w:rsidR="007154C1">
          <w:rPr>
            <w:rFonts w:ascii="Arial" w:hAnsi="Arial" w:cs="Arial"/>
            <w:sz w:val="24"/>
            <w:szCs w:val="24"/>
          </w:rPr>
          <w:t>provisioning.</w:t>
        </w:r>
      </w:ins>
      <w:commentRangeEnd w:id="1424"/>
      <w:ins w:id="1465" w:author="Aditya" w:date="2017-12-07T00:32:00Z">
        <w:r w:rsidR="007154C1">
          <w:rPr>
            <w:rStyle w:val="CommentReference"/>
          </w:rPr>
          <w:commentReference w:id="1424"/>
        </w:r>
      </w:ins>
    </w:p>
    <w:p w14:paraId="1804E267" w14:textId="77777777" w:rsidR="00856861" w:rsidRDefault="00856861">
      <w:pPr>
        <w:spacing w:line="360" w:lineRule="auto"/>
        <w:jc w:val="both"/>
        <w:rPr>
          <w:ins w:id="1466" w:author="Aditya" w:date="2017-12-01T02:31:00Z"/>
        </w:rPr>
        <w:pPrChange w:id="1467" w:author="Aditya" w:date="2017-12-01T02:34:00Z">
          <w:pPr/>
        </w:pPrChange>
      </w:pPr>
    </w:p>
    <w:p w14:paraId="2EF3AC22" w14:textId="3DBD7938" w:rsidR="00C50400" w:rsidRPr="009432B9" w:rsidDel="007869B0" w:rsidRDefault="007C32DA" w:rsidP="004D469C">
      <w:pPr>
        <w:spacing w:line="360" w:lineRule="auto"/>
        <w:jc w:val="both"/>
        <w:rPr>
          <w:del w:id="1468" w:author="Aditya" w:date="2017-12-01T02:31:00Z"/>
          <w:rFonts w:ascii="Arial" w:eastAsia="Times New Roman" w:hAnsi="Arial" w:cs="Arial"/>
          <w:color w:val="000000" w:themeColor="text1"/>
          <w:sz w:val="24"/>
          <w:szCs w:val="24"/>
        </w:rPr>
      </w:pPr>
      <w:del w:id="1469" w:author="Aditya" w:date="2017-12-01T02:31:00Z">
        <w:r w:rsidRPr="009432B9" w:rsidDel="007869B0">
          <w:rPr>
            <w:rFonts w:ascii="Arial" w:eastAsia="Times New Roman" w:hAnsi="Arial" w:cs="Arial"/>
            <w:color w:val="000000" w:themeColor="text1"/>
            <w:sz w:val="24"/>
            <w:szCs w:val="24"/>
          </w:rPr>
          <w:delText xml:space="preserve">Spinning up virtual infrastructure over Amazon Web Services using Terraform and then using Ansible Scripts to deploy various resource on it necessary to migrate existing or building new applications comes with great flexibility. In a development scenario where two student developers are simultaneously working out on desired </w:delText>
        </w:r>
        <w:r w:rsidR="001B5F04" w:rsidRPr="009432B9" w:rsidDel="007869B0">
          <w:rPr>
            <w:rFonts w:ascii="Arial" w:eastAsia="Times New Roman" w:hAnsi="Arial" w:cs="Arial"/>
            <w:color w:val="000000" w:themeColor="text1"/>
            <w:sz w:val="24"/>
            <w:szCs w:val="24"/>
          </w:rPr>
          <w:delText>infrastructure</w:delText>
        </w:r>
        <w:r w:rsidRPr="009432B9" w:rsidDel="007869B0">
          <w:rPr>
            <w:rFonts w:ascii="Arial" w:eastAsia="Times New Roman" w:hAnsi="Arial" w:cs="Arial"/>
            <w:color w:val="000000" w:themeColor="text1"/>
            <w:sz w:val="24"/>
            <w:szCs w:val="24"/>
          </w:rPr>
          <w:delText xml:space="preserve"> to migrate their application over cloud the methodology used in this project can serve as a good stepping stone. </w:delText>
        </w:r>
        <w:r w:rsidR="009F6222" w:rsidDel="007869B0">
          <w:rPr>
            <w:rFonts w:ascii="Arial" w:eastAsia="Times New Roman" w:hAnsi="Arial" w:cs="Arial"/>
            <w:color w:val="000000" w:themeColor="text1"/>
            <w:sz w:val="24"/>
            <w:szCs w:val="24"/>
          </w:rPr>
          <w:delText xml:space="preserve">Due to the monetary constraints </w:delText>
        </w:r>
        <w:r w:rsidRPr="009432B9" w:rsidDel="007869B0">
          <w:rPr>
            <w:rFonts w:ascii="Arial" w:eastAsia="Times New Roman" w:hAnsi="Arial" w:cs="Arial"/>
            <w:color w:val="000000" w:themeColor="text1"/>
            <w:sz w:val="24"/>
            <w:szCs w:val="24"/>
          </w:rPr>
          <w:delText xml:space="preserve">the resource used in this project are very limited but on doing a </w:delText>
        </w:r>
        <w:r w:rsidR="001B5F04" w:rsidRPr="009432B9" w:rsidDel="007869B0">
          <w:rPr>
            <w:rFonts w:ascii="Arial" w:eastAsia="Times New Roman" w:hAnsi="Arial" w:cs="Arial"/>
            <w:color w:val="000000" w:themeColor="text1"/>
            <w:sz w:val="24"/>
            <w:szCs w:val="24"/>
          </w:rPr>
          <w:delText>full-scale</w:delText>
        </w:r>
        <w:r w:rsidRPr="009432B9" w:rsidDel="007869B0">
          <w:rPr>
            <w:rFonts w:ascii="Arial" w:eastAsia="Times New Roman" w:hAnsi="Arial" w:cs="Arial"/>
            <w:color w:val="000000" w:themeColor="text1"/>
            <w:sz w:val="24"/>
            <w:szCs w:val="24"/>
          </w:rPr>
          <w:delText xml:space="preserve"> development project they can be deployed. </w:delText>
        </w:r>
      </w:del>
    </w:p>
    <w:p w14:paraId="551F662C" w14:textId="30E9797A" w:rsidR="00C50400" w:rsidRPr="009432B9" w:rsidDel="007869B0" w:rsidRDefault="007C32DA" w:rsidP="004D469C">
      <w:pPr>
        <w:spacing w:line="360" w:lineRule="auto"/>
        <w:jc w:val="both"/>
        <w:rPr>
          <w:del w:id="1470" w:author="Aditya" w:date="2017-12-01T02:31:00Z"/>
          <w:rFonts w:ascii="Arial" w:eastAsia="Times New Roman" w:hAnsi="Arial" w:cs="Arial"/>
          <w:color w:val="000000" w:themeColor="text1"/>
          <w:sz w:val="24"/>
          <w:szCs w:val="24"/>
        </w:rPr>
      </w:pPr>
      <w:bookmarkStart w:id="1471" w:name="_srxjgfkddf35" w:colFirst="0" w:colLast="0"/>
      <w:bookmarkEnd w:id="1471"/>
      <w:del w:id="1472" w:author="Aditya" w:date="2017-12-01T02:31:00Z">
        <w:r w:rsidRPr="009432B9" w:rsidDel="007869B0">
          <w:rPr>
            <w:rFonts w:ascii="Arial" w:eastAsia="Times New Roman" w:hAnsi="Arial" w:cs="Arial"/>
            <w:color w:val="000000" w:themeColor="text1"/>
            <w:sz w:val="24"/>
            <w:szCs w:val="24"/>
          </w:rPr>
          <w:delText xml:space="preserve">The DevOps approach to deploy and configure resources over Amazon Web Services is perfect example for implementing Continuous Integration and Continuous Development strategies as several developers can contribute for spinning up the infrastructure and both the Terraform and Ansible scripts are akin to low level </w:delText>
        </w:r>
        <w:r w:rsidR="009F6222" w:rsidDel="007869B0">
          <w:rPr>
            <w:rFonts w:ascii="Arial" w:eastAsia="Times New Roman" w:hAnsi="Arial" w:cs="Arial"/>
            <w:color w:val="000000" w:themeColor="text1"/>
            <w:sz w:val="24"/>
            <w:szCs w:val="24"/>
          </w:rPr>
          <w:delText xml:space="preserve">languages so the </w:delText>
        </w:r>
        <w:r w:rsidRPr="009432B9" w:rsidDel="007869B0">
          <w:rPr>
            <w:rFonts w:ascii="Arial" w:eastAsia="Times New Roman" w:hAnsi="Arial" w:cs="Arial"/>
            <w:color w:val="000000" w:themeColor="text1"/>
            <w:sz w:val="24"/>
            <w:szCs w:val="24"/>
          </w:rPr>
          <w:delText xml:space="preserve">developers won’t feel overwhelmed by the learning </w:delText>
        </w:r>
        <w:commentRangeStart w:id="1473"/>
        <w:commentRangeStart w:id="1474"/>
        <w:r w:rsidRPr="009432B9" w:rsidDel="007869B0">
          <w:rPr>
            <w:rFonts w:ascii="Arial" w:eastAsia="Times New Roman" w:hAnsi="Arial" w:cs="Arial"/>
            <w:color w:val="000000" w:themeColor="text1"/>
            <w:sz w:val="24"/>
            <w:szCs w:val="24"/>
          </w:rPr>
          <w:delText>curve</w:delText>
        </w:r>
        <w:commentRangeEnd w:id="1473"/>
        <w:r w:rsidR="008158AA" w:rsidDel="007869B0">
          <w:rPr>
            <w:rStyle w:val="CommentReference"/>
          </w:rPr>
          <w:commentReference w:id="1473"/>
        </w:r>
      </w:del>
      <w:commentRangeEnd w:id="1474"/>
      <w:r w:rsidR="007869B0">
        <w:rPr>
          <w:rStyle w:val="CommentReference"/>
        </w:rPr>
        <w:commentReference w:id="1474"/>
      </w:r>
      <w:del w:id="1475" w:author="Aditya" w:date="2017-12-01T02:31:00Z">
        <w:r w:rsidRPr="009432B9" w:rsidDel="007869B0">
          <w:rPr>
            <w:rFonts w:ascii="Arial" w:eastAsia="Times New Roman" w:hAnsi="Arial" w:cs="Arial"/>
            <w:color w:val="000000" w:themeColor="text1"/>
            <w:sz w:val="24"/>
            <w:szCs w:val="24"/>
          </w:rPr>
          <w:delText>.</w:delText>
        </w:r>
      </w:del>
    </w:p>
    <w:p w14:paraId="309F8D50" w14:textId="0053C77E" w:rsidR="00C50400" w:rsidRPr="009432B9" w:rsidRDefault="007C32DA" w:rsidP="004D469C">
      <w:pPr>
        <w:spacing w:line="360" w:lineRule="auto"/>
        <w:jc w:val="both"/>
        <w:rPr>
          <w:rFonts w:ascii="Arial" w:eastAsia="Times New Roman" w:hAnsi="Arial" w:cs="Arial"/>
          <w:b/>
          <w:color w:val="000000" w:themeColor="text1"/>
          <w:sz w:val="24"/>
          <w:szCs w:val="24"/>
        </w:rPr>
      </w:pPr>
      <w:bookmarkStart w:id="1476" w:name="_72imwcw32qo4" w:colFirst="0" w:colLast="0"/>
      <w:bookmarkEnd w:id="1405"/>
      <w:bookmarkEnd w:id="1476"/>
      <w:del w:id="1477" w:author="Aditya" w:date="2017-12-01T04:43:00Z">
        <w:r w:rsidRPr="009432B9" w:rsidDel="00315D8A">
          <w:rPr>
            <w:rFonts w:ascii="Arial" w:eastAsia="Times New Roman" w:hAnsi="Arial" w:cs="Arial"/>
            <w:b/>
            <w:color w:val="000000" w:themeColor="text1"/>
            <w:sz w:val="24"/>
            <w:szCs w:val="24"/>
          </w:rPr>
          <w:delText xml:space="preserve"> </w:delText>
        </w:r>
      </w:del>
      <w:ins w:id="1478" w:author="Aditya" w:date="2017-12-01T04:43:00Z">
        <w:r w:rsidR="00315D8A">
          <w:rPr>
            <w:rFonts w:ascii="Arial" w:eastAsia="Times New Roman" w:hAnsi="Arial" w:cs="Arial"/>
            <w:b/>
            <w:color w:val="000000" w:themeColor="text1"/>
            <w:sz w:val="24"/>
            <w:szCs w:val="24"/>
          </w:rPr>
          <w:t>7</w:t>
        </w:r>
      </w:ins>
      <w:bookmarkStart w:id="1479" w:name="_r28o5au12e5r" w:colFirst="0" w:colLast="0"/>
      <w:bookmarkStart w:id="1480" w:name="_7r4l8gnkd6fh" w:colFirst="0" w:colLast="0"/>
      <w:bookmarkEnd w:id="1479"/>
      <w:bookmarkEnd w:id="1480"/>
      <w:del w:id="1481" w:author="Aditya" w:date="2017-12-01T04:43:00Z">
        <w:r w:rsidR="004D469C" w:rsidDel="00315D8A">
          <w:rPr>
            <w:rFonts w:ascii="Arial" w:eastAsia="Times New Roman" w:hAnsi="Arial" w:cs="Arial"/>
            <w:b/>
            <w:color w:val="000000" w:themeColor="text1"/>
            <w:sz w:val="24"/>
            <w:szCs w:val="24"/>
          </w:rPr>
          <w:delText>6</w:delText>
        </w:r>
      </w:del>
      <w:r w:rsidR="004D469C">
        <w:rPr>
          <w:rFonts w:ascii="Arial" w:eastAsia="Times New Roman" w:hAnsi="Arial" w:cs="Arial"/>
          <w:b/>
          <w:color w:val="000000" w:themeColor="text1"/>
          <w:sz w:val="24"/>
          <w:szCs w:val="24"/>
        </w:rPr>
        <w:tab/>
      </w:r>
      <w:r w:rsidRPr="009432B9">
        <w:rPr>
          <w:rFonts w:ascii="Arial" w:eastAsia="Times New Roman" w:hAnsi="Arial" w:cs="Arial"/>
          <w:b/>
          <w:color w:val="000000" w:themeColor="text1"/>
          <w:sz w:val="24"/>
          <w:szCs w:val="24"/>
        </w:rPr>
        <w:t>Reflections</w:t>
      </w:r>
    </w:p>
    <w:p w14:paraId="73FCFC0B" w14:textId="58C85B11" w:rsidR="00C50400" w:rsidRPr="009432B9" w:rsidRDefault="007C32DA" w:rsidP="004D469C">
      <w:pPr>
        <w:spacing w:line="360" w:lineRule="auto"/>
        <w:jc w:val="both"/>
        <w:rPr>
          <w:rFonts w:ascii="Arial" w:eastAsia="Times New Roman" w:hAnsi="Arial" w:cs="Arial"/>
          <w:color w:val="000000" w:themeColor="text1"/>
          <w:sz w:val="24"/>
          <w:szCs w:val="24"/>
        </w:rPr>
      </w:pPr>
      <w:bookmarkStart w:id="1482" w:name="_io8ww4tng6bt" w:colFirst="0" w:colLast="0"/>
      <w:bookmarkEnd w:id="1482"/>
      <w:r w:rsidRPr="009432B9">
        <w:rPr>
          <w:rFonts w:ascii="Arial" w:eastAsia="Times New Roman" w:hAnsi="Arial" w:cs="Arial"/>
          <w:color w:val="000000" w:themeColor="text1"/>
          <w:sz w:val="24"/>
          <w:szCs w:val="24"/>
        </w:rPr>
        <w:t xml:space="preserve">All the </w:t>
      </w:r>
      <w:r w:rsidR="00C959F9" w:rsidRPr="009432B9">
        <w:rPr>
          <w:rFonts w:ascii="Arial" w:eastAsia="Times New Roman" w:hAnsi="Arial" w:cs="Arial"/>
          <w:color w:val="000000" w:themeColor="text1"/>
          <w:sz w:val="24"/>
          <w:szCs w:val="24"/>
        </w:rPr>
        <w:t>software’s</w:t>
      </w:r>
      <w:r w:rsidRPr="009432B9">
        <w:rPr>
          <w:rFonts w:ascii="Arial" w:eastAsia="Times New Roman" w:hAnsi="Arial" w:cs="Arial"/>
          <w:color w:val="000000" w:themeColor="text1"/>
          <w:sz w:val="24"/>
          <w:szCs w:val="24"/>
        </w:rPr>
        <w:t xml:space="preserve"> used in my capstone project are open source</w:t>
      </w:r>
      <w:del w:id="1483" w:author="Aditya" w:date="2017-12-01T02:56:00Z">
        <w:r w:rsidRPr="009432B9" w:rsidDel="0017737A">
          <w:rPr>
            <w:rFonts w:ascii="Arial" w:eastAsia="Times New Roman" w:hAnsi="Arial" w:cs="Arial"/>
            <w:color w:val="000000" w:themeColor="text1"/>
            <w:sz w:val="24"/>
            <w:szCs w:val="24"/>
          </w:rPr>
          <w:delText xml:space="preserve"> </w:delText>
        </w:r>
      </w:del>
      <w:ins w:id="1484" w:author="Aditya" w:date="2017-12-01T02:56:00Z">
        <w:r w:rsidR="0017737A">
          <w:rPr>
            <w:rFonts w:ascii="Arial" w:eastAsia="Times New Roman" w:hAnsi="Arial" w:cs="Arial"/>
            <w:color w:val="000000" w:themeColor="text1"/>
            <w:sz w:val="24"/>
            <w:szCs w:val="24"/>
          </w:rPr>
          <w:t xml:space="preserve"> sof</w:t>
        </w:r>
      </w:ins>
      <w:ins w:id="1485" w:author="Aditya" w:date="2017-12-01T02:57:00Z">
        <w:r w:rsidR="0017737A">
          <w:rPr>
            <w:rFonts w:ascii="Arial" w:eastAsia="Times New Roman" w:hAnsi="Arial" w:cs="Arial"/>
            <w:color w:val="000000" w:themeColor="text1"/>
            <w:sz w:val="24"/>
            <w:szCs w:val="24"/>
          </w:rPr>
          <w:t xml:space="preserve">tware be it Terraform, Jenkins or Ansible and comes with a </w:t>
        </w:r>
      </w:ins>
      <w:ins w:id="1486" w:author="Aditya" w:date="2017-12-01T02:58:00Z">
        <w:r w:rsidR="0017737A">
          <w:rPr>
            <w:rFonts w:ascii="Arial" w:eastAsia="Times New Roman" w:hAnsi="Arial" w:cs="Arial"/>
            <w:color w:val="000000" w:themeColor="text1"/>
            <w:sz w:val="24"/>
            <w:szCs w:val="24"/>
          </w:rPr>
          <w:t>steep</w:t>
        </w:r>
      </w:ins>
      <w:ins w:id="1487" w:author="Aditya" w:date="2017-12-01T02:57:00Z">
        <w:r w:rsidR="0017737A">
          <w:rPr>
            <w:rFonts w:ascii="Arial" w:eastAsia="Times New Roman" w:hAnsi="Arial" w:cs="Arial"/>
            <w:color w:val="000000" w:themeColor="text1"/>
            <w:sz w:val="24"/>
            <w:szCs w:val="24"/>
          </w:rPr>
          <w:t xml:space="preserve"> learning curve.</w:t>
        </w:r>
      </w:ins>
      <w:del w:id="1488" w:author="Aditya" w:date="2017-12-01T02:56:00Z">
        <w:r w:rsidRPr="009432B9" w:rsidDel="0017737A">
          <w:rPr>
            <w:rFonts w:ascii="Arial" w:eastAsia="Times New Roman" w:hAnsi="Arial" w:cs="Arial"/>
            <w:color w:val="000000" w:themeColor="text1"/>
            <w:sz w:val="24"/>
            <w:szCs w:val="24"/>
          </w:rPr>
          <w:delText>backed up with great documentation</w:delText>
        </w:r>
      </w:del>
      <w:del w:id="1489" w:author="Aditya" w:date="2017-12-01T02:57:00Z">
        <w:r w:rsidRPr="009432B9" w:rsidDel="0017737A">
          <w:rPr>
            <w:rFonts w:ascii="Arial" w:eastAsia="Times New Roman" w:hAnsi="Arial" w:cs="Arial"/>
            <w:color w:val="000000" w:themeColor="text1"/>
            <w:sz w:val="24"/>
            <w:szCs w:val="24"/>
          </w:rPr>
          <w:delText xml:space="preserve">. Terraform, Ansible and Jenkins though are open source applications </w:delText>
        </w:r>
      </w:del>
      <w:del w:id="1490" w:author="Aditya" w:date="2017-12-01T02:55:00Z">
        <w:r w:rsidRPr="009432B9" w:rsidDel="0017737A">
          <w:rPr>
            <w:rFonts w:ascii="Arial" w:eastAsia="Times New Roman" w:hAnsi="Arial" w:cs="Arial"/>
            <w:color w:val="000000" w:themeColor="text1"/>
            <w:sz w:val="24"/>
            <w:szCs w:val="24"/>
          </w:rPr>
          <w:delText xml:space="preserve">their enterprise editions with great UI Console are also </w:delText>
        </w:r>
        <w:r w:rsidR="00C959F9" w:rsidRPr="009432B9" w:rsidDel="0017737A">
          <w:rPr>
            <w:rFonts w:ascii="Arial" w:eastAsia="Times New Roman" w:hAnsi="Arial" w:cs="Arial"/>
            <w:color w:val="000000" w:themeColor="text1"/>
            <w:sz w:val="24"/>
            <w:szCs w:val="24"/>
          </w:rPr>
          <w:delText>available,</w:delText>
        </w:r>
        <w:r w:rsidRPr="009432B9" w:rsidDel="0017737A">
          <w:rPr>
            <w:rFonts w:ascii="Arial" w:eastAsia="Times New Roman" w:hAnsi="Arial" w:cs="Arial"/>
            <w:color w:val="000000" w:themeColor="text1"/>
            <w:sz w:val="24"/>
            <w:szCs w:val="24"/>
          </w:rPr>
          <w:delText xml:space="preserve"> but they come with a subscription fee.</w:delText>
        </w:r>
      </w:del>
    </w:p>
    <w:p w14:paraId="4B5E24DC" w14:textId="7E13DD95" w:rsidR="00C50400" w:rsidRPr="009432B9" w:rsidRDefault="007C32DA" w:rsidP="004D469C">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 xml:space="preserve">Hosting all these applications on Linux Operating System was a bit challenging due to </w:t>
      </w:r>
      <w:del w:id="1491" w:author="Aditya" w:date="2017-12-01T02:40:00Z">
        <w:r w:rsidRPr="009432B9" w:rsidDel="00BB13F5">
          <w:rPr>
            <w:rFonts w:ascii="Arial" w:eastAsia="Times New Roman" w:hAnsi="Arial" w:cs="Arial"/>
            <w:color w:val="000000" w:themeColor="text1"/>
            <w:sz w:val="24"/>
            <w:szCs w:val="24"/>
          </w:rPr>
          <w:delText xml:space="preserve">their complex architecture </w:delText>
        </w:r>
      </w:del>
      <w:del w:id="1492" w:author="Aditya" w:date="2017-12-01T02:41:00Z">
        <w:r w:rsidRPr="009432B9" w:rsidDel="00BB13F5">
          <w:rPr>
            <w:rFonts w:ascii="Arial" w:eastAsia="Times New Roman" w:hAnsi="Arial" w:cs="Arial"/>
            <w:color w:val="000000" w:themeColor="text1"/>
            <w:sz w:val="24"/>
            <w:szCs w:val="24"/>
          </w:rPr>
          <w:delText xml:space="preserve">and </w:delText>
        </w:r>
      </w:del>
      <w:ins w:id="1493" w:author="Aditya" w:date="2017-12-01T02:41:00Z">
        <w:r w:rsidR="00BB13F5">
          <w:rPr>
            <w:rFonts w:ascii="Arial" w:eastAsia="Times New Roman" w:hAnsi="Arial" w:cs="Arial"/>
            <w:color w:val="000000" w:themeColor="text1"/>
            <w:sz w:val="24"/>
            <w:szCs w:val="24"/>
          </w:rPr>
          <w:t>their</w:t>
        </w:r>
        <w:r w:rsidR="00BB13F5" w:rsidRPr="009432B9">
          <w:rPr>
            <w:rFonts w:ascii="Arial" w:eastAsia="Times New Roman" w:hAnsi="Arial" w:cs="Arial"/>
            <w:color w:val="000000" w:themeColor="text1"/>
            <w:sz w:val="24"/>
            <w:szCs w:val="24"/>
          </w:rPr>
          <w:t xml:space="preserve"> </w:t>
        </w:r>
      </w:ins>
      <w:r w:rsidRPr="009432B9">
        <w:rPr>
          <w:rFonts w:ascii="Arial" w:eastAsia="Times New Roman" w:hAnsi="Arial" w:cs="Arial"/>
          <w:color w:val="000000" w:themeColor="text1"/>
          <w:sz w:val="24"/>
          <w:szCs w:val="24"/>
        </w:rPr>
        <w:t xml:space="preserve">inter dependencies. Architecting the solution was also challenging as I had to incorporate Continuous Integration and Continuous Development to </w:t>
      </w:r>
      <w:r w:rsidR="00C959F9" w:rsidRPr="009432B9">
        <w:rPr>
          <w:rFonts w:ascii="Arial" w:eastAsia="Times New Roman" w:hAnsi="Arial" w:cs="Arial"/>
          <w:color w:val="000000" w:themeColor="text1"/>
          <w:sz w:val="24"/>
          <w:szCs w:val="24"/>
        </w:rPr>
        <w:t>execute Infrastructure</w:t>
      </w:r>
      <w:r w:rsidRPr="009432B9">
        <w:rPr>
          <w:rFonts w:ascii="Arial" w:eastAsia="Times New Roman" w:hAnsi="Arial" w:cs="Arial"/>
          <w:color w:val="000000" w:themeColor="text1"/>
          <w:sz w:val="24"/>
          <w:szCs w:val="24"/>
        </w:rPr>
        <w:t xml:space="preserve"> as Code</w:t>
      </w:r>
      <w:ins w:id="1494" w:author="Aditya" w:date="2017-12-01T02:58:00Z">
        <w:r w:rsidR="00A44913">
          <w:rPr>
            <w:rFonts w:ascii="Arial" w:eastAsia="Times New Roman" w:hAnsi="Arial" w:cs="Arial"/>
            <w:color w:val="000000" w:themeColor="text1"/>
            <w:sz w:val="24"/>
            <w:szCs w:val="24"/>
          </w:rPr>
          <w:t xml:space="preserve"> in a DevOps software development </w:t>
        </w:r>
      </w:ins>
      <w:ins w:id="1495" w:author="Aditya" w:date="2017-12-01T04:42:00Z">
        <w:r w:rsidR="00D04BDD">
          <w:rPr>
            <w:rFonts w:ascii="Arial" w:eastAsia="Times New Roman" w:hAnsi="Arial" w:cs="Arial"/>
            <w:color w:val="000000" w:themeColor="text1"/>
            <w:sz w:val="24"/>
            <w:szCs w:val="24"/>
          </w:rPr>
          <w:t>methodology.</w:t>
        </w:r>
      </w:ins>
      <w:del w:id="1496" w:author="Aditya" w:date="2017-12-01T02:58:00Z">
        <w:r w:rsidRPr="009432B9" w:rsidDel="00A44913">
          <w:rPr>
            <w:rFonts w:ascii="Arial" w:eastAsia="Times New Roman" w:hAnsi="Arial" w:cs="Arial"/>
            <w:color w:val="000000" w:themeColor="text1"/>
            <w:sz w:val="24"/>
            <w:szCs w:val="24"/>
          </w:rPr>
          <w:delText>.</w:delText>
        </w:r>
      </w:del>
      <w:ins w:id="1497" w:author="Aditya" w:date="2017-12-01T02:51:00Z">
        <w:r w:rsidR="0017737A">
          <w:rPr>
            <w:rFonts w:ascii="Arial" w:eastAsia="Times New Roman" w:hAnsi="Arial" w:cs="Arial"/>
            <w:color w:val="000000" w:themeColor="text1"/>
            <w:sz w:val="24"/>
            <w:szCs w:val="24"/>
          </w:rPr>
          <w:t xml:space="preserve"> </w:t>
        </w:r>
      </w:ins>
    </w:p>
    <w:p w14:paraId="75B8F74B" w14:textId="3371DC88" w:rsidR="00C50400" w:rsidRPr="009432B9" w:rsidRDefault="007C32DA" w:rsidP="004D469C">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 xml:space="preserve">Developing the Terraform Script </w:t>
      </w:r>
      <w:r w:rsidR="00C959F9" w:rsidRPr="009432B9">
        <w:rPr>
          <w:rFonts w:ascii="Arial" w:eastAsia="Times New Roman" w:hAnsi="Arial" w:cs="Arial"/>
          <w:color w:val="000000" w:themeColor="text1"/>
          <w:sz w:val="24"/>
          <w:szCs w:val="24"/>
        </w:rPr>
        <w:t>to build</w:t>
      </w:r>
      <w:r w:rsidRPr="009432B9">
        <w:rPr>
          <w:rFonts w:ascii="Arial" w:eastAsia="Times New Roman" w:hAnsi="Arial" w:cs="Arial"/>
          <w:color w:val="000000" w:themeColor="text1"/>
          <w:sz w:val="24"/>
          <w:szCs w:val="24"/>
        </w:rPr>
        <w:t xml:space="preserve"> the infrastructure over Amazon Web Service was taxing </w:t>
      </w:r>
      <w:del w:id="1498" w:author="Aditya" w:date="2017-12-01T04:49:00Z">
        <w:r w:rsidRPr="009432B9" w:rsidDel="00315D8A">
          <w:rPr>
            <w:rFonts w:ascii="Arial" w:eastAsia="Times New Roman" w:hAnsi="Arial" w:cs="Arial"/>
            <w:color w:val="000000" w:themeColor="text1"/>
            <w:sz w:val="24"/>
            <w:szCs w:val="24"/>
          </w:rPr>
          <w:delText>as the learning curve was too steep and</w:delText>
        </w:r>
      </w:del>
      <w:ins w:id="1499" w:author="Aditya" w:date="2017-12-01T04:49:00Z">
        <w:r w:rsidR="00315D8A">
          <w:rPr>
            <w:rFonts w:ascii="Arial" w:eastAsia="Times New Roman" w:hAnsi="Arial" w:cs="Arial"/>
            <w:color w:val="000000" w:themeColor="text1"/>
            <w:sz w:val="24"/>
            <w:szCs w:val="24"/>
          </w:rPr>
          <w:t>as</w:t>
        </w:r>
      </w:ins>
      <w:r w:rsidRPr="009432B9">
        <w:rPr>
          <w:rFonts w:ascii="Arial" w:eastAsia="Times New Roman" w:hAnsi="Arial" w:cs="Arial"/>
          <w:color w:val="000000" w:themeColor="text1"/>
          <w:sz w:val="24"/>
          <w:szCs w:val="24"/>
        </w:rPr>
        <w:t xml:space="preserve"> I had to envision what all infrastructure components like TCP/IP rules, Subnets, Security Policy along with Load Balancer will be required for successful deployment.</w:t>
      </w:r>
    </w:p>
    <w:p w14:paraId="53F3DD40" w14:textId="44999B43" w:rsidR="00C50400" w:rsidRDefault="007C32DA" w:rsidP="004D469C">
      <w:pPr>
        <w:spacing w:after="0" w:line="360" w:lineRule="auto"/>
        <w:jc w:val="both"/>
        <w:rPr>
          <w:ins w:id="1500" w:author="Aditya" w:date="2017-12-07T00:49:00Z"/>
          <w:rFonts w:ascii="Arial" w:eastAsia="Times New Roman" w:hAnsi="Arial" w:cs="Arial"/>
          <w:color w:val="000000" w:themeColor="text1"/>
          <w:sz w:val="24"/>
          <w:szCs w:val="24"/>
          <w:highlight w:val="white"/>
        </w:rPr>
      </w:pPr>
      <w:r w:rsidRPr="009432B9">
        <w:rPr>
          <w:rFonts w:ascii="Arial" w:eastAsia="Times New Roman" w:hAnsi="Arial" w:cs="Arial"/>
          <w:color w:val="000000" w:themeColor="text1"/>
          <w:sz w:val="24"/>
          <w:szCs w:val="24"/>
          <w:highlight w:val="white"/>
        </w:rPr>
        <w:t xml:space="preserve">The practice of automating the underlying infrastructure or middleware technologies has contributed a lot in bringing the cloud revolution. As just one operation person can start </w:t>
      </w:r>
      <w:commentRangeStart w:id="1501"/>
      <w:commentRangeStart w:id="1502"/>
      <w:r w:rsidRPr="009432B9">
        <w:rPr>
          <w:rFonts w:ascii="Arial" w:eastAsia="Times New Roman" w:hAnsi="Arial" w:cs="Arial"/>
          <w:color w:val="000000" w:themeColor="text1"/>
          <w:sz w:val="24"/>
          <w:szCs w:val="24"/>
          <w:highlight w:val="white"/>
        </w:rPr>
        <w:t xml:space="preserve">100s of machines at the execution of a </w:t>
      </w:r>
      <w:commentRangeEnd w:id="1501"/>
      <w:r w:rsidR="005E0BCB">
        <w:rPr>
          <w:rStyle w:val="CommentReference"/>
        </w:rPr>
        <w:commentReference w:id="1501"/>
      </w:r>
      <w:commentRangeEnd w:id="1502"/>
      <w:r w:rsidR="00B73B52">
        <w:rPr>
          <w:rStyle w:val="CommentReference"/>
        </w:rPr>
        <w:commentReference w:id="1502"/>
      </w:r>
      <w:r w:rsidRPr="009432B9">
        <w:rPr>
          <w:rFonts w:ascii="Arial" w:eastAsia="Times New Roman" w:hAnsi="Arial" w:cs="Arial"/>
          <w:color w:val="000000" w:themeColor="text1"/>
          <w:sz w:val="24"/>
          <w:szCs w:val="24"/>
          <w:highlight w:val="white"/>
        </w:rPr>
        <w:t>script and can bring them to any desired state and configuration.  This enables the developers to truly leverage the elasticity of the cloud paradigm and disposability of cloud machines.</w:t>
      </w:r>
    </w:p>
    <w:p w14:paraId="53E6313B" w14:textId="1B06022E" w:rsidR="00A65729" w:rsidRDefault="00A65729" w:rsidP="004D469C">
      <w:pPr>
        <w:spacing w:after="0" w:line="360" w:lineRule="auto"/>
        <w:jc w:val="both"/>
        <w:rPr>
          <w:ins w:id="1503" w:author="Aditya" w:date="2017-12-07T00:49:00Z"/>
          <w:rFonts w:ascii="Arial" w:eastAsia="Times New Roman" w:hAnsi="Arial" w:cs="Arial"/>
          <w:color w:val="000000" w:themeColor="text1"/>
          <w:sz w:val="24"/>
          <w:szCs w:val="24"/>
        </w:rPr>
      </w:pPr>
    </w:p>
    <w:p w14:paraId="508E6D9C" w14:textId="77777777" w:rsidR="00A65729" w:rsidRDefault="00A65729" w:rsidP="004D469C">
      <w:pPr>
        <w:spacing w:after="0" w:line="360" w:lineRule="auto"/>
        <w:jc w:val="both"/>
        <w:rPr>
          <w:rFonts w:ascii="Arial" w:eastAsia="Times New Roman" w:hAnsi="Arial" w:cs="Arial"/>
          <w:color w:val="000000" w:themeColor="text1"/>
          <w:sz w:val="24"/>
          <w:szCs w:val="24"/>
        </w:rPr>
      </w:pPr>
    </w:p>
    <w:p w14:paraId="4D7BB465" w14:textId="77777777" w:rsidR="009F6222" w:rsidRDefault="009F6222" w:rsidP="004D469C">
      <w:pPr>
        <w:spacing w:after="0" w:line="360" w:lineRule="auto"/>
        <w:jc w:val="both"/>
        <w:rPr>
          <w:rFonts w:ascii="Arial" w:eastAsia="Times New Roman" w:hAnsi="Arial" w:cs="Arial"/>
          <w:color w:val="000000" w:themeColor="text1"/>
          <w:sz w:val="24"/>
          <w:szCs w:val="24"/>
        </w:rPr>
      </w:pPr>
    </w:p>
    <w:p w14:paraId="1DC45FDC" w14:textId="77777777" w:rsidR="009F6222" w:rsidDel="00315D8A" w:rsidRDefault="009F6222" w:rsidP="004D469C">
      <w:pPr>
        <w:spacing w:after="0" w:line="360" w:lineRule="auto"/>
        <w:jc w:val="both"/>
        <w:rPr>
          <w:del w:id="1504" w:author="Aditya" w:date="2017-12-01T04:50:00Z"/>
          <w:rFonts w:ascii="Arial" w:eastAsia="Times New Roman" w:hAnsi="Arial" w:cs="Arial"/>
          <w:color w:val="000000" w:themeColor="text1"/>
          <w:sz w:val="24"/>
          <w:szCs w:val="24"/>
        </w:rPr>
      </w:pPr>
    </w:p>
    <w:p w14:paraId="119E343F" w14:textId="77777777" w:rsidR="009F6222" w:rsidDel="00315D8A" w:rsidRDefault="009F6222" w:rsidP="004D469C">
      <w:pPr>
        <w:spacing w:after="0" w:line="360" w:lineRule="auto"/>
        <w:jc w:val="both"/>
        <w:rPr>
          <w:del w:id="1505" w:author="Aditya" w:date="2017-12-01T04:50:00Z"/>
          <w:rFonts w:ascii="Arial" w:eastAsia="Times New Roman" w:hAnsi="Arial" w:cs="Arial"/>
          <w:color w:val="000000" w:themeColor="text1"/>
          <w:sz w:val="24"/>
          <w:szCs w:val="24"/>
        </w:rPr>
      </w:pPr>
    </w:p>
    <w:p w14:paraId="7D4706A3" w14:textId="77777777" w:rsidR="009F6222" w:rsidDel="00315D8A" w:rsidRDefault="009F6222" w:rsidP="004D469C">
      <w:pPr>
        <w:spacing w:after="0" w:line="360" w:lineRule="auto"/>
        <w:jc w:val="both"/>
        <w:rPr>
          <w:del w:id="1506" w:author="Aditya" w:date="2017-12-01T04:50:00Z"/>
          <w:rFonts w:ascii="Arial" w:eastAsia="Times New Roman" w:hAnsi="Arial" w:cs="Arial"/>
          <w:color w:val="000000" w:themeColor="text1"/>
          <w:sz w:val="24"/>
          <w:szCs w:val="24"/>
        </w:rPr>
      </w:pPr>
    </w:p>
    <w:p w14:paraId="28D68C6F" w14:textId="77777777" w:rsidR="009F6222" w:rsidDel="00315D8A" w:rsidRDefault="009F6222" w:rsidP="004D469C">
      <w:pPr>
        <w:spacing w:after="0" w:line="360" w:lineRule="auto"/>
        <w:jc w:val="both"/>
        <w:rPr>
          <w:del w:id="1507" w:author="Aditya" w:date="2017-12-01T04:50:00Z"/>
          <w:rFonts w:ascii="Arial" w:eastAsia="Times New Roman" w:hAnsi="Arial" w:cs="Arial"/>
          <w:color w:val="000000" w:themeColor="text1"/>
          <w:sz w:val="24"/>
          <w:szCs w:val="24"/>
        </w:rPr>
      </w:pPr>
    </w:p>
    <w:p w14:paraId="49D6437C" w14:textId="77777777" w:rsidR="009F6222" w:rsidDel="00315D8A" w:rsidRDefault="009F6222" w:rsidP="004D469C">
      <w:pPr>
        <w:spacing w:after="0" w:line="360" w:lineRule="auto"/>
        <w:jc w:val="both"/>
        <w:rPr>
          <w:del w:id="1508" w:author="Aditya" w:date="2017-12-01T04:50:00Z"/>
          <w:rFonts w:ascii="Arial" w:eastAsia="Times New Roman" w:hAnsi="Arial" w:cs="Arial"/>
          <w:color w:val="000000" w:themeColor="text1"/>
          <w:sz w:val="24"/>
          <w:szCs w:val="24"/>
        </w:rPr>
      </w:pPr>
    </w:p>
    <w:p w14:paraId="3BE7B8A0" w14:textId="77777777" w:rsidR="00C50400" w:rsidRPr="009432B9" w:rsidDel="00315D8A" w:rsidRDefault="00C50400" w:rsidP="004D469C">
      <w:pPr>
        <w:spacing w:after="0" w:line="360" w:lineRule="auto"/>
        <w:jc w:val="both"/>
        <w:rPr>
          <w:del w:id="1509" w:author="Aditya" w:date="2017-12-01T04:50:00Z"/>
          <w:rFonts w:ascii="Arial" w:eastAsia="Times New Roman" w:hAnsi="Arial" w:cs="Arial"/>
          <w:color w:val="000000" w:themeColor="text1"/>
          <w:sz w:val="24"/>
          <w:szCs w:val="24"/>
        </w:rPr>
      </w:pPr>
    </w:p>
    <w:p w14:paraId="43A29E07" w14:textId="29E53E9F" w:rsidR="00C50400" w:rsidRPr="009432B9" w:rsidRDefault="004D469C" w:rsidP="004D469C">
      <w:pPr>
        <w:spacing w:line="360" w:lineRule="auto"/>
        <w:jc w:val="both"/>
        <w:rPr>
          <w:rFonts w:ascii="Arial" w:eastAsia="Times New Roman" w:hAnsi="Arial" w:cs="Arial"/>
          <w:b/>
          <w:color w:val="000000" w:themeColor="text1"/>
          <w:sz w:val="24"/>
          <w:szCs w:val="24"/>
        </w:rPr>
      </w:pPr>
      <w:bookmarkStart w:id="1510" w:name="_rwkna02s8ufj" w:colFirst="0" w:colLast="0"/>
      <w:bookmarkEnd w:id="1510"/>
      <w:del w:id="1511" w:author="Aditya" w:date="2017-12-01T04:50:00Z">
        <w:r w:rsidDel="00315D8A">
          <w:rPr>
            <w:rFonts w:ascii="Arial" w:eastAsia="Times New Roman" w:hAnsi="Arial" w:cs="Arial"/>
            <w:b/>
            <w:color w:val="000000" w:themeColor="text1"/>
            <w:sz w:val="24"/>
            <w:szCs w:val="24"/>
          </w:rPr>
          <w:delText>7</w:delText>
        </w:r>
      </w:del>
      <w:ins w:id="1512" w:author="Aditya" w:date="2017-12-01T04:50:00Z">
        <w:r w:rsidR="00315D8A">
          <w:rPr>
            <w:rFonts w:ascii="Arial" w:eastAsia="Times New Roman" w:hAnsi="Arial" w:cs="Arial"/>
            <w:b/>
            <w:color w:val="000000" w:themeColor="text1"/>
            <w:sz w:val="24"/>
            <w:szCs w:val="24"/>
          </w:rPr>
          <w:t>8</w:t>
        </w:r>
      </w:ins>
      <w:r>
        <w:rPr>
          <w:rFonts w:ascii="Arial" w:eastAsia="Times New Roman" w:hAnsi="Arial" w:cs="Arial"/>
          <w:b/>
          <w:color w:val="000000" w:themeColor="text1"/>
          <w:sz w:val="24"/>
          <w:szCs w:val="24"/>
        </w:rPr>
        <w:tab/>
      </w:r>
      <w:r w:rsidR="007C32DA" w:rsidRPr="009432B9">
        <w:rPr>
          <w:rFonts w:ascii="Arial" w:eastAsia="Times New Roman" w:hAnsi="Arial" w:cs="Arial"/>
          <w:b/>
          <w:color w:val="000000" w:themeColor="text1"/>
          <w:sz w:val="24"/>
          <w:szCs w:val="24"/>
        </w:rPr>
        <w:t>Future Work</w:t>
      </w:r>
    </w:p>
    <w:p w14:paraId="50954C75" w14:textId="77777777" w:rsidR="00C50400" w:rsidRPr="009432B9" w:rsidRDefault="007C32DA" w:rsidP="004D469C">
      <w:pPr>
        <w:spacing w:line="360" w:lineRule="auto"/>
        <w:jc w:val="both"/>
        <w:rPr>
          <w:rFonts w:ascii="Arial" w:eastAsia="Times New Roman" w:hAnsi="Arial" w:cs="Arial"/>
          <w:color w:val="000000" w:themeColor="text1"/>
          <w:sz w:val="24"/>
          <w:szCs w:val="24"/>
        </w:rPr>
      </w:pPr>
      <w:bookmarkStart w:id="1513" w:name="_siydtz7jg6ut" w:colFirst="0" w:colLast="0"/>
      <w:bookmarkEnd w:id="1513"/>
      <w:r w:rsidRPr="009432B9">
        <w:rPr>
          <w:rFonts w:ascii="Arial" w:eastAsia="Times New Roman" w:hAnsi="Arial" w:cs="Arial"/>
          <w:color w:val="000000" w:themeColor="text1"/>
          <w:sz w:val="24"/>
          <w:szCs w:val="24"/>
        </w:rPr>
        <w:t xml:space="preserve">The future iterations of this project can include to automate the infrastructure on other Public Cloud Hosting Service like Microsoft </w:t>
      </w:r>
      <w:r w:rsidR="00C959F9" w:rsidRPr="009432B9">
        <w:rPr>
          <w:rFonts w:ascii="Arial" w:eastAsia="Times New Roman" w:hAnsi="Arial" w:cs="Arial"/>
          <w:color w:val="000000" w:themeColor="text1"/>
          <w:sz w:val="24"/>
          <w:szCs w:val="24"/>
        </w:rPr>
        <w:t>Azure,</w:t>
      </w:r>
      <w:r w:rsidRPr="009432B9">
        <w:rPr>
          <w:rFonts w:ascii="Arial" w:eastAsia="Times New Roman" w:hAnsi="Arial" w:cs="Arial"/>
          <w:color w:val="000000" w:themeColor="text1"/>
          <w:sz w:val="24"/>
          <w:szCs w:val="24"/>
        </w:rPr>
        <w:t xml:space="preserve"> Google Cloud or Oracle Cloud. </w:t>
      </w:r>
    </w:p>
    <w:p w14:paraId="0AA2FD26" w14:textId="77777777" w:rsidR="00C50400" w:rsidRPr="009432B9" w:rsidRDefault="007C32DA" w:rsidP="004D469C">
      <w:pPr>
        <w:spacing w:line="360" w:lineRule="auto"/>
        <w:jc w:val="both"/>
        <w:rPr>
          <w:rFonts w:ascii="Arial" w:eastAsia="Times New Roman" w:hAnsi="Arial" w:cs="Arial"/>
          <w:color w:val="000000" w:themeColor="text1"/>
          <w:sz w:val="24"/>
          <w:szCs w:val="24"/>
        </w:rPr>
      </w:pPr>
      <w:bookmarkStart w:id="1514" w:name="_26c196yappxt" w:colFirst="0" w:colLast="0"/>
      <w:bookmarkEnd w:id="1514"/>
      <w:r w:rsidRPr="009432B9">
        <w:rPr>
          <w:rFonts w:ascii="Arial" w:eastAsia="Times New Roman" w:hAnsi="Arial" w:cs="Arial"/>
          <w:color w:val="000000" w:themeColor="text1"/>
          <w:sz w:val="24"/>
          <w:szCs w:val="24"/>
        </w:rPr>
        <w:t xml:space="preserve">The </w:t>
      </w:r>
      <w:r w:rsidR="00C959F9" w:rsidRPr="009432B9">
        <w:rPr>
          <w:rFonts w:ascii="Arial" w:eastAsia="Times New Roman" w:hAnsi="Arial" w:cs="Arial"/>
          <w:color w:val="000000" w:themeColor="text1"/>
          <w:sz w:val="24"/>
          <w:szCs w:val="24"/>
        </w:rPr>
        <w:t>WordPress</w:t>
      </w:r>
      <w:r w:rsidRPr="009432B9">
        <w:rPr>
          <w:rFonts w:ascii="Arial" w:eastAsia="Times New Roman" w:hAnsi="Arial" w:cs="Arial"/>
          <w:color w:val="000000" w:themeColor="text1"/>
          <w:sz w:val="24"/>
          <w:szCs w:val="24"/>
        </w:rPr>
        <w:t xml:space="preserve"> Website can have a real domain name like </w:t>
      </w:r>
      <w:hyperlink r:id="rId19">
        <w:r w:rsidRPr="009432B9">
          <w:rPr>
            <w:rFonts w:ascii="Arial" w:eastAsia="Times New Roman" w:hAnsi="Arial" w:cs="Arial"/>
            <w:color w:val="000000" w:themeColor="text1"/>
            <w:sz w:val="24"/>
            <w:szCs w:val="24"/>
            <w:u w:val="single"/>
          </w:rPr>
          <w:t>www.qwerty.com</w:t>
        </w:r>
      </w:hyperlink>
      <w:r w:rsidRPr="009432B9">
        <w:rPr>
          <w:rFonts w:ascii="Arial" w:eastAsia="Times New Roman" w:hAnsi="Arial" w:cs="Arial"/>
          <w:color w:val="000000" w:themeColor="text1"/>
          <w:sz w:val="24"/>
          <w:szCs w:val="24"/>
        </w:rPr>
        <w:t xml:space="preserve"> using </w:t>
      </w:r>
      <w:r w:rsidRPr="009432B9">
        <w:rPr>
          <w:rFonts w:ascii="Arial" w:eastAsia="Arial" w:hAnsi="Arial" w:cs="Arial"/>
          <w:color w:val="000000" w:themeColor="text1"/>
          <w:sz w:val="24"/>
          <w:szCs w:val="24"/>
        </w:rPr>
        <w:t xml:space="preserve">Amazon Route 53 </w:t>
      </w:r>
      <w:r w:rsidR="00A7799D" w:rsidRPr="009432B9">
        <w:rPr>
          <w:rFonts w:ascii="Arial" w:eastAsia="Arial" w:hAnsi="Arial" w:cs="Arial"/>
          <w:color w:val="000000" w:themeColor="text1"/>
          <w:sz w:val="24"/>
          <w:szCs w:val="24"/>
        </w:rPr>
        <w:t>which is</w:t>
      </w:r>
      <w:r w:rsidRPr="009432B9">
        <w:rPr>
          <w:rFonts w:ascii="Arial" w:eastAsia="Arial" w:hAnsi="Arial" w:cs="Arial"/>
          <w:color w:val="000000" w:themeColor="text1"/>
          <w:sz w:val="24"/>
          <w:szCs w:val="24"/>
        </w:rPr>
        <w:t xml:space="preserve"> a highly available and scalable cloud </w:t>
      </w:r>
      <w:hyperlink r:id="rId20">
        <w:r w:rsidRPr="0078219E">
          <w:rPr>
            <w:rFonts w:ascii="Arial" w:eastAsia="Arial" w:hAnsi="Arial" w:cs="Arial"/>
            <w:color w:val="000000" w:themeColor="text1"/>
            <w:sz w:val="24"/>
            <w:szCs w:val="24"/>
          </w:rPr>
          <w:t>Domain Name System</w:t>
        </w:r>
        <w:r w:rsidRPr="009432B9">
          <w:rPr>
            <w:rFonts w:ascii="Arial" w:eastAsia="Arial" w:hAnsi="Arial" w:cs="Arial"/>
            <w:color w:val="000000" w:themeColor="text1"/>
            <w:sz w:val="24"/>
            <w:szCs w:val="24"/>
            <w:u w:val="single"/>
          </w:rPr>
          <w:t xml:space="preserve"> </w:t>
        </w:r>
        <w:r w:rsidRPr="0078219E">
          <w:rPr>
            <w:rFonts w:ascii="Arial" w:eastAsia="Arial" w:hAnsi="Arial" w:cs="Arial"/>
            <w:color w:val="000000" w:themeColor="text1"/>
            <w:sz w:val="24"/>
            <w:szCs w:val="24"/>
          </w:rPr>
          <w:t>(DNS)</w:t>
        </w:r>
      </w:hyperlink>
      <w:r w:rsidR="009F6222">
        <w:rPr>
          <w:rFonts w:ascii="Arial" w:eastAsia="Arial" w:hAnsi="Arial" w:cs="Arial"/>
          <w:color w:val="000000" w:themeColor="text1"/>
          <w:sz w:val="24"/>
          <w:szCs w:val="24"/>
        </w:rPr>
        <w:t xml:space="preserve"> web service but can cost significantly to developers.</w:t>
      </w:r>
    </w:p>
    <w:p w14:paraId="29D649B6" w14:textId="77777777" w:rsidR="00C50400" w:rsidRPr="009432B9" w:rsidRDefault="007C32DA" w:rsidP="004D469C">
      <w:pPr>
        <w:spacing w:line="360" w:lineRule="auto"/>
        <w:jc w:val="both"/>
        <w:rPr>
          <w:rFonts w:ascii="Arial" w:eastAsia="Times New Roman" w:hAnsi="Arial" w:cs="Arial"/>
          <w:color w:val="000000" w:themeColor="text1"/>
          <w:sz w:val="24"/>
          <w:szCs w:val="24"/>
        </w:rPr>
      </w:pPr>
      <w:bookmarkStart w:id="1515" w:name="_hyzcdsq4rysw" w:colFirst="0" w:colLast="0"/>
      <w:bookmarkEnd w:id="1515"/>
      <w:r w:rsidRPr="009432B9">
        <w:rPr>
          <w:rFonts w:ascii="Arial" w:eastAsia="Times New Roman" w:hAnsi="Arial" w:cs="Arial"/>
          <w:color w:val="000000" w:themeColor="text1"/>
          <w:sz w:val="24"/>
          <w:szCs w:val="24"/>
        </w:rPr>
        <w:t xml:space="preserve">Much complex applications like </w:t>
      </w:r>
      <w:r w:rsidR="00C959F9" w:rsidRPr="009432B9">
        <w:rPr>
          <w:rFonts w:ascii="Arial" w:eastAsia="Times New Roman" w:hAnsi="Arial" w:cs="Arial"/>
          <w:color w:val="000000" w:themeColor="text1"/>
          <w:sz w:val="24"/>
          <w:szCs w:val="24"/>
        </w:rPr>
        <w:t>multi-tier</w:t>
      </w:r>
      <w:r w:rsidRPr="009432B9">
        <w:rPr>
          <w:rFonts w:ascii="Arial" w:eastAsia="Times New Roman" w:hAnsi="Arial" w:cs="Arial"/>
          <w:color w:val="000000" w:themeColor="text1"/>
          <w:sz w:val="24"/>
          <w:szCs w:val="24"/>
        </w:rPr>
        <w:t xml:space="preserve"> Mobile Applications or Real Time Data Streaming applications can be deployed onto the public cloud services using other Configuration Management Tools like Chef, Puppet or Docker. </w:t>
      </w:r>
    </w:p>
    <w:p w14:paraId="1CD699B8" w14:textId="77777777" w:rsidR="00C50400" w:rsidRPr="009432B9" w:rsidRDefault="007C32DA" w:rsidP="004D469C">
      <w:pPr>
        <w:spacing w:line="360" w:lineRule="auto"/>
        <w:jc w:val="both"/>
        <w:rPr>
          <w:rFonts w:ascii="Arial" w:eastAsia="Times New Roman" w:hAnsi="Arial" w:cs="Arial"/>
          <w:color w:val="000000" w:themeColor="text1"/>
          <w:sz w:val="24"/>
          <w:szCs w:val="24"/>
        </w:rPr>
      </w:pPr>
      <w:bookmarkStart w:id="1516" w:name="_oqxez5meju1b" w:colFirst="0" w:colLast="0"/>
      <w:bookmarkStart w:id="1517" w:name="_g1212p562svy" w:colFirst="0" w:colLast="0"/>
      <w:bookmarkEnd w:id="1516"/>
      <w:bookmarkEnd w:id="1517"/>
      <w:r w:rsidRPr="009432B9">
        <w:rPr>
          <w:rFonts w:ascii="Arial" w:eastAsia="Times New Roman" w:hAnsi="Arial" w:cs="Arial"/>
          <w:color w:val="000000" w:themeColor="text1"/>
          <w:sz w:val="24"/>
          <w:szCs w:val="24"/>
        </w:rPr>
        <w:t xml:space="preserve">If the developers don’t want to rely on the open source Configuration Management Tools like Terraform, Ansible to automate the infrastructure and later deploy application on it. They have an option to get the Infrastructure build manually on Amazon web services </w:t>
      </w:r>
      <w:r w:rsidR="00C959F9" w:rsidRPr="009432B9">
        <w:rPr>
          <w:rFonts w:ascii="Arial" w:eastAsia="Times New Roman" w:hAnsi="Arial" w:cs="Arial"/>
          <w:color w:val="000000" w:themeColor="text1"/>
          <w:sz w:val="24"/>
          <w:szCs w:val="24"/>
        </w:rPr>
        <w:t>and use</w:t>
      </w:r>
      <w:r w:rsidRPr="009432B9">
        <w:rPr>
          <w:rFonts w:ascii="Arial" w:eastAsia="Times New Roman" w:hAnsi="Arial" w:cs="Arial"/>
          <w:color w:val="000000" w:themeColor="text1"/>
          <w:sz w:val="24"/>
          <w:szCs w:val="24"/>
        </w:rPr>
        <w:t xml:space="preserve"> AWS </w:t>
      </w:r>
      <w:r w:rsidR="00C959F9" w:rsidRPr="009432B9">
        <w:rPr>
          <w:rFonts w:ascii="Arial" w:eastAsia="Times New Roman" w:hAnsi="Arial" w:cs="Arial"/>
          <w:color w:val="000000" w:themeColor="text1"/>
          <w:sz w:val="24"/>
          <w:szCs w:val="24"/>
        </w:rPr>
        <w:t>Cloud Formation</w:t>
      </w:r>
      <w:r w:rsidRPr="009432B9">
        <w:rPr>
          <w:rFonts w:ascii="Arial" w:eastAsia="Times New Roman" w:hAnsi="Arial" w:cs="Arial"/>
          <w:color w:val="000000" w:themeColor="text1"/>
          <w:sz w:val="24"/>
          <w:szCs w:val="24"/>
        </w:rPr>
        <w:t xml:space="preserve"> tool to get the script of the infrastructure </w:t>
      </w:r>
      <w:r w:rsidR="0078219E" w:rsidRPr="009432B9">
        <w:rPr>
          <w:rFonts w:ascii="Arial" w:eastAsia="Times New Roman" w:hAnsi="Arial" w:cs="Arial"/>
          <w:color w:val="000000" w:themeColor="text1"/>
          <w:sz w:val="24"/>
          <w:szCs w:val="24"/>
        </w:rPr>
        <w:t>build. This</w:t>
      </w:r>
      <w:r w:rsidRPr="009432B9">
        <w:rPr>
          <w:rFonts w:ascii="Arial" w:eastAsia="Times New Roman" w:hAnsi="Arial" w:cs="Arial"/>
          <w:color w:val="000000" w:themeColor="text1"/>
          <w:sz w:val="24"/>
          <w:szCs w:val="24"/>
        </w:rPr>
        <w:t xml:space="preserve"> is somewhat reverse engineering of the AWS infrastructure and can later be used as template for future iterations in infrastructure build.</w:t>
      </w:r>
    </w:p>
    <w:p w14:paraId="6FD3F012" w14:textId="77777777" w:rsidR="00C50400" w:rsidRPr="009432B9" w:rsidRDefault="00C50400" w:rsidP="004D469C">
      <w:pPr>
        <w:spacing w:line="360" w:lineRule="auto"/>
        <w:jc w:val="both"/>
        <w:rPr>
          <w:rFonts w:ascii="Arial" w:eastAsia="Times New Roman" w:hAnsi="Arial" w:cs="Arial"/>
          <w:color w:val="000000" w:themeColor="text1"/>
          <w:sz w:val="24"/>
          <w:szCs w:val="24"/>
        </w:rPr>
      </w:pPr>
      <w:bookmarkStart w:id="1518" w:name="_1446ekorbody" w:colFirst="0" w:colLast="0"/>
      <w:bookmarkEnd w:id="1518"/>
    </w:p>
    <w:p w14:paraId="30ADE6A4" w14:textId="77777777" w:rsidR="00C50400" w:rsidRPr="009432B9" w:rsidRDefault="00C50400" w:rsidP="004D469C">
      <w:pPr>
        <w:spacing w:line="360" w:lineRule="auto"/>
        <w:jc w:val="both"/>
        <w:rPr>
          <w:rFonts w:ascii="Arial" w:eastAsia="Times New Roman" w:hAnsi="Arial" w:cs="Arial"/>
          <w:color w:val="000000" w:themeColor="text1"/>
          <w:sz w:val="24"/>
          <w:szCs w:val="24"/>
        </w:rPr>
      </w:pPr>
      <w:bookmarkStart w:id="1519" w:name="_2xcytpi" w:colFirst="0" w:colLast="0"/>
      <w:bookmarkEnd w:id="1519"/>
    </w:p>
    <w:p w14:paraId="1A75DE0C" w14:textId="77777777" w:rsidR="00C50400" w:rsidRPr="009432B9" w:rsidRDefault="007C32DA" w:rsidP="004D469C">
      <w:pPr>
        <w:spacing w:line="360" w:lineRule="auto"/>
        <w:jc w:val="both"/>
        <w:rPr>
          <w:rFonts w:ascii="Arial" w:eastAsia="Times New Roman" w:hAnsi="Arial" w:cs="Arial"/>
          <w:b/>
          <w:color w:val="000000" w:themeColor="text1"/>
          <w:sz w:val="24"/>
          <w:szCs w:val="24"/>
        </w:rPr>
      </w:pPr>
      <w:bookmarkStart w:id="1520" w:name="_1ci93xb" w:colFirst="0" w:colLast="0"/>
      <w:bookmarkEnd w:id="1520"/>
      <w:r w:rsidRPr="009432B9">
        <w:rPr>
          <w:rFonts w:ascii="Arial" w:hAnsi="Arial" w:cs="Arial"/>
          <w:color w:val="000000" w:themeColor="text1"/>
          <w:sz w:val="24"/>
          <w:szCs w:val="24"/>
        </w:rPr>
        <w:br w:type="page"/>
      </w:r>
      <w:r w:rsidRPr="009432B9">
        <w:rPr>
          <w:rFonts w:ascii="Arial" w:eastAsia="Times New Roman" w:hAnsi="Arial" w:cs="Arial"/>
          <w:b/>
          <w:color w:val="000000" w:themeColor="text1"/>
          <w:sz w:val="24"/>
          <w:szCs w:val="24"/>
        </w:rPr>
        <w:lastRenderedPageBreak/>
        <w:t>Appendices</w:t>
      </w:r>
    </w:p>
    <w:p w14:paraId="36D43C3D" w14:textId="77777777" w:rsidR="00C959F9" w:rsidRPr="009432B9" w:rsidRDefault="00C959F9" w:rsidP="004D469C">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b/>
          <w:color w:val="000000" w:themeColor="text1"/>
          <w:sz w:val="24"/>
          <w:szCs w:val="24"/>
        </w:rPr>
        <w:t>Appendix A – Amazon Web Services Terminology</w:t>
      </w:r>
      <w:r w:rsidRPr="009432B9">
        <w:rPr>
          <w:rFonts w:ascii="Arial" w:eastAsia="Times New Roman" w:hAnsi="Arial" w:cs="Arial"/>
          <w:color w:val="000000" w:themeColor="text1"/>
          <w:sz w:val="24"/>
          <w:szCs w:val="24"/>
        </w:rPr>
        <w:t>.</w:t>
      </w:r>
    </w:p>
    <w:p w14:paraId="0717CDC0" w14:textId="77777777" w:rsidR="00936D49" w:rsidRPr="009432B9" w:rsidRDefault="007D6B85" w:rsidP="004D469C">
      <w:pPr>
        <w:spacing w:line="360" w:lineRule="auto"/>
        <w:jc w:val="both"/>
        <w:rPr>
          <w:rFonts w:ascii="Arial" w:hAnsi="Arial" w:cs="Arial"/>
          <w:color w:val="000000" w:themeColor="text1"/>
          <w:sz w:val="24"/>
          <w:szCs w:val="24"/>
          <w:shd w:val="clear" w:color="auto" w:fill="FFFFFF"/>
        </w:rPr>
      </w:pPr>
      <w:r w:rsidRPr="009432B9">
        <w:rPr>
          <w:rFonts w:ascii="Arial" w:eastAsia="Times New Roman" w:hAnsi="Arial" w:cs="Arial"/>
          <w:b/>
          <w:color w:val="000000" w:themeColor="text1"/>
          <w:sz w:val="24"/>
          <w:szCs w:val="24"/>
        </w:rPr>
        <w:t xml:space="preserve">EC2 Instance: </w:t>
      </w:r>
      <w:r w:rsidRPr="009432B9">
        <w:rPr>
          <w:rFonts w:ascii="Arial" w:hAnsi="Arial" w:cs="Arial"/>
          <w:color w:val="000000" w:themeColor="text1"/>
          <w:sz w:val="24"/>
          <w:szCs w:val="24"/>
          <w:shd w:val="clear" w:color="auto" w:fill="FFFFFF"/>
        </w:rPr>
        <w:t>An </w:t>
      </w:r>
      <w:r w:rsidRPr="009432B9">
        <w:rPr>
          <w:rFonts w:ascii="Arial" w:hAnsi="Arial" w:cs="Arial"/>
          <w:bCs/>
          <w:color w:val="000000" w:themeColor="text1"/>
          <w:sz w:val="24"/>
          <w:szCs w:val="24"/>
          <w:shd w:val="clear" w:color="auto" w:fill="FFFFFF"/>
        </w:rPr>
        <w:t>EC2 instance</w:t>
      </w:r>
      <w:r w:rsidRPr="009432B9">
        <w:rPr>
          <w:rFonts w:ascii="Arial" w:hAnsi="Arial" w:cs="Arial"/>
          <w:color w:val="000000" w:themeColor="text1"/>
          <w:sz w:val="24"/>
          <w:szCs w:val="24"/>
          <w:shd w:val="clear" w:color="auto" w:fill="FFFFFF"/>
        </w:rPr>
        <w:t> is a virtual server in Amazon's Elastic Compute Cloud (</w:t>
      </w:r>
      <w:r w:rsidRPr="009432B9">
        <w:rPr>
          <w:rFonts w:ascii="Arial" w:hAnsi="Arial" w:cs="Arial"/>
          <w:b/>
          <w:bCs/>
          <w:color w:val="000000" w:themeColor="text1"/>
          <w:sz w:val="24"/>
          <w:szCs w:val="24"/>
          <w:shd w:val="clear" w:color="auto" w:fill="FFFFFF"/>
        </w:rPr>
        <w:t>EC2</w:t>
      </w:r>
      <w:r w:rsidRPr="009432B9">
        <w:rPr>
          <w:rFonts w:ascii="Arial" w:hAnsi="Arial" w:cs="Arial"/>
          <w:color w:val="000000" w:themeColor="text1"/>
          <w:sz w:val="24"/>
          <w:szCs w:val="24"/>
          <w:shd w:val="clear" w:color="auto" w:fill="FFFFFF"/>
        </w:rPr>
        <w:t>) for running applications on the Amazon Web Services (AWS) infrastructure.</w:t>
      </w:r>
    </w:p>
    <w:p w14:paraId="373CED35" w14:textId="77777777" w:rsidR="007D6B85" w:rsidRPr="009432B9" w:rsidRDefault="007D6B85" w:rsidP="004D469C">
      <w:pPr>
        <w:spacing w:line="360" w:lineRule="auto"/>
        <w:jc w:val="both"/>
        <w:rPr>
          <w:rFonts w:ascii="Arial" w:hAnsi="Arial" w:cs="Arial"/>
          <w:color w:val="000000" w:themeColor="text1"/>
          <w:sz w:val="24"/>
          <w:szCs w:val="24"/>
          <w:shd w:val="clear" w:color="auto" w:fill="FFFFFF"/>
        </w:rPr>
      </w:pPr>
      <w:r w:rsidRPr="009432B9">
        <w:rPr>
          <w:rFonts w:ascii="Arial" w:hAnsi="Arial" w:cs="Arial"/>
          <w:b/>
          <w:color w:val="000000" w:themeColor="text1"/>
          <w:sz w:val="24"/>
          <w:szCs w:val="24"/>
          <w:shd w:val="clear" w:color="auto" w:fill="FFFFFF"/>
        </w:rPr>
        <w:t>Virtual Private Cloud</w:t>
      </w:r>
      <w:r w:rsidRPr="009432B9">
        <w:rPr>
          <w:rFonts w:ascii="Arial" w:hAnsi="Arial" w:cs="Arial"/>
          <w:color w:val="000000" w:themeColor="text1"/>
          <w:sz w:val="24"/>
          <w:szCs w:val="24"/>
          <w:shd w:val="clear" w:color="auto" w:fill="FFFFFF"/>
        </w:rPr>
        <w:t>: A </w:t>
      </w:r>
      <w:r w:rsidRPr="009432B9">
        <w:rPr>
          <w:rStyle w:val="Emphasis"/>
          <w:rFonts w:ascii="Arial" w:hAnsi="Arial" w:cs="Arial"/>
          <w:color w:val="000000" w:themeColor="text1"/>
          <w:sz w:val="24"/>
          <w:szCs w:val="24"/>
          <w:shd w:val="clear" w:color="auto" w:fill="FFFFFF"/>
        </w:rPr>
        <w:t>virtual private cloud</w:t>
      </w:r>
      <w:r w:rsidRPr="009432B9">
        <w:rPr>
          <w:rFonts w:ascii="Arial" w:hAnsi="Arial" w:cs="Arial"/>
          <w:color w:val="000000" w:themeColor="text1"/>
          <w:sz w:val="24"/>
          <w:szCs w:val="24"/>
          <w:shd w:val="clear" w:color="auto" w:fill="FFFFFF"/>
        </w:rPr>
        <w:t> (VPC) is a virtual network dedicated to your AWS account. It is logically isolated from other virtual networks in the AWS Cloud. You can launch your AWS resources, such as Amazon EC2 instances, into your VPC. You can configure your VPC by modifying its IP address range, create subnets, and configure route tables, network gateways, and security settings.</w:t>
      </w:r>
    </w:p>
    <w:p w14:paraId="3764D568" w14:textId="77777777" w:rsidR="007D6B85" w:rsidRPr="009432B9" w:rsidRDefault="007D6B85" w:rsidP="004D469C">
      <w:pPr>
        <w:spacing w:line="360" w:lineRule="auto"/>
        <w:jc w:val="both"/>
        <w:rPr>
          <w:rFonts w:ascii="Arial" w:hAnsi="Arial" w:cs="Arial"/>
          <w:color w:val="000000" w:themeColor="text1"/>
          <w:sz w:val="24"/>
          <w:szCs w:val="24"/>
          <w:shd w:val="clear" w:color="auto" w:fill="FFFFFF"/>
        </w:rPr>
      </w:pPr>
      <w:r w:rsidRPr="009432B9">
        <w:rPr>
          <w:rFonts w:ascii="Arial" w:hAnsi="Arial" w:cs="Arial"/>
          <w:b/>
          <w:color w:val="000000" w:themeColor="text1"/>
          <w:sz w:val="24"/>
          <w:szCs w:val="24"/>
          <w:shd w:val="clear" w:color="auto" w:fill="FFFFFF"/>
        </w:rPr>
        <w:t>Route Table</w:t>
      </w:r>
      <w:r w:rsidRPr="009432B9">
        <w:rPr>
          <w:rFonts w:ascii="Arial" w:hAnsi="Arial" w:cs="Arial"/>
          <w:color w:val="000000" w:themeColor="text1"/>
          <w:sz w:val="24"/>
          <w:szCs w:val="24"/>
          <w:shd w:val="clear" w:color="auto" w:fill="FFFFFF"/>
        </w:rPr>
        <w:t>: A </w:t>
      </w:r>
      <w:r w:rsidRPr="009432B9">
        <w:rPr>
          <w:rStyle w:val="Emphasis"/>
          <w:rFonts w:ascii="Arial" w:hAnsi="Arial" w:cs="Arial"/>
          <w:color w:val="000000" w:themeColor="text1"/>
          <w:sz w:val="24"/>
          <w:szCs w:val="24"/>
          <w:shd w:val="clear" w:color="auto" w:fill="FFFFFF"/>
        </w:rPr>
        <w:t>route table</w:t>
      </w:r>
      <w:r w:rsidRPr="009432B9">
        <w:rPr>
          <w:rFonts w:ascii="Arial" w:hAnsi="Arial" w:cs="Arial"/>
          <w:color w:val="000000" w:themeColor="text1"/>
          <w:sz w:val="24"/>
          <w:szCs w:val="24"/>
          <w:shd w:val="clear" w:color="auto" w:fill="FFFFFF"/>
        </w:rPr>
        <w:t> contains a set of rules, called </w:t>
      </w:r>
      <w:r w:rsidRPr="009432B9">
        <w:rPr>
          <w:rStyle w:val="Emphasis"/>
          <w:rFonts w:ascii="Arial" w:hAnsi="Arial" w:cs="Arial"/>
          <w:color w:val="000000" w:themeColor="text1"/>
          <w:sz w:val="24"/>
          <w:szCs w:val="24"/>
          <w:shd w:val="clear" w:color="auto" w:fill="FFFFFF"/>
        </w:rPr>
        <w:t>routes</w:t>
      </w:r>
      <w:r w:rsidRPr="009432B9">
        <w:rPr>
          <w:rFonts w:ascii="Arial" w:hAnsi="Arial" w:cs="Arial"/>
          <w:color w:val="000000" w:themeColor="text1"/>
          <w:sz w:val="24"/>
          <w:szCs w:val="24"/>
          <w:shd w:val="clear" w:color="auto" w:fill="FFFFFF"/>
        </w:rPr>
        <w:t>, that are used to determine where network traffic is directed.</w:t>
      </w:r>
    </w:p>
    <w:p w14:paraId="325BD7BD" w14:textId="77777777" w:rsidR="007D6B85" w:rsidRPr="009432B9" w:rsidRDefault="007D6B85" w:rsidP="004D469C">
      <w:pPr>
        <w:spacing w:line="360" w:lineRule="auto"/>
        <w:jc w:val="both"/>
        <w:rPr>
          <w:rFonts w:ascii="Arial" w:hAnsi="Arial" w:cs="Arial"/>
          <w:color w:val="000000" w:themeColor="text1"/>
          <w:sz w:val="24"/>
          <w:szCs w:val="24"/>
          <w:shd w:val="clear" w:color="auto" w:fill="FFFFFF"/>
        </w:rPr>
      </w:pPr>
      <w:r w:rsidRPr="009432B9">
        <w:rPr>
          <w:rFonts w:ascii="Arial" w:hAnsi="Arial" w:cs="Arial"/>
          <w:b/>
          <w:color w:val="000000" w:themeColor="text1"/>
          <w:sz w:val="24"/>
          <w:szCs w:val="24"/>
          <w:shd w:val="clear" w:color="auto" w:fill="FFFFFF"/>
        </w:rPr>
        <w:t>Amazon EC2 Key Pairs</w:t>
      </w:r>
      <w:r w:rsidRPr="009432B9">
        <w:rPr>
          <w:rFonts w:ascii="Arial" w:hAnsi="Arial" w:cs="Arial"/>
          <w:color w:val="000000" w:themeColor="text1"/>
          <w:sz w:val="24"/>
          <w:szCs w:val="24"/>
          <w:shd w:val="clear" w:color="auto" w:fill="FFFFFF"/>
        </w:rPr>
        <w:t>: Amazon EC2 uses public–key cryptography to encrypt and decrypt login information. Public–key cryptography uses a public key to encrypt a piece of data, such as a password, then the recipient uses the private key to decrypt the data. The public and private keys are known as a </w:t>
      </w:r>
      <w:r w:rsidRPr="009432B9">
        <w:rPr>
          <w:rStyle w:val="Emphasis"/>
          <w:rFonts w:ascii="Arial" w:hAnsi="Arial" w:cs="Arial"/>
          <w:color w:val="000000" w:themeColor="text1"/>
          <w:sz w:val="24"/>
          <w:szCs w:val="24"/>
          <w:shd w:val="clear" w:color="auto" w:fill="FFFFFF"/>
        </w:rPr>
        <w:t>key pair</w:t>
      </w:r>
      <w:r w:rsidRPr="009432B9">
        <w:rPr>
          <w:rFonts w:ascii="Arial" w:hAnsi="Arial" w:cs="Arial"/>
          <w:color w:val="000000" w:themeColor="text1"/>
          <w:sz w:val="24"/>
          <w:szCs w:val="24"/>
          <w:shd w:val="clear" w:color="auto" w:fill="FFFFFF"/>
        </w:rPr>
        <w:t>.</w:t>
      </w:r>
    </w:p>
    <w:p w14:paraId="08704927" w14:textId="77777777" w:rsidR="007D6B85" w:rsidRPr="009432B9" w:rsidRDefault="007D6B85" w:rsidP="004D469C">
      <w:pPr>
        <w:spacing w:line="360" w:lineRule="auto"/>
        <w:jc w:val="both"/>
        <w:rPr>
          <w:rFonts w:ascii="Arial" w:hAnsi="Arial" w:cs="Arial"/>
          <w:color w:val="000000" w:themeColor="text1"/>
          <w:sz w:val="24"/>
          <w:szCs w:val="24"/>
          <w:shd w:val="clear" w:color="auto" w:fill="FFFFFF"/>
        </w:rPr>
      </w:pPr>
      <w:r w:rsidRPr="009432B9">
        <w:rPr>
          <w:rFonts w:ascii="Arial" w:hAnsi="Arial" w:cs="Arial"/>
          <w:b/>
          <w:color w:val="000000" w:themeColor="text1"/>
          <w:sz w:val="24"/>
          <w:szCs w:val="24"/>
          <w:shd w:val="clear" w:color="auto" w:fill="FFFFFF"/>
        </w:rPr>
        <w:t>AWS Relational Database Service</w:t>
      </w:r>
      <w:r w:rsidRPr="009432B9">
        <w:rPr>
          <w:rFonts w:ascii="Arial" w:hAnsi="Arial" w:cs="Arial"/>
          <w:color w:val="000000" w:themeColor="text1"/>
          <w:sz w:val="24"/>
          <w:szCs w:val="24"/>
          <w:shd w:val="clear" w:color="auto" w:fill="FFFFFF"/>
        </w:rPr>
        <w:t>: Amazon Relational Database Service (Amazon RDS) is a web service that makes it easier to set up, operate, and scale a relational database in the cloud. It provides cost-efficient, resizable capacity for an industry-standard relational database and manages common database administration tasks.</w:t>
      </w:r>
    </w:p>
    <w:p w14:paraId="56B30853" w14:textId="77777777" w:rsidR="007D6B85" w:rsidRPr="009432B9" w:rsidRDefault="009E6BEE" w:rsidP="004D469C">
      <w:pPr>
        <w:spacing w:line="360" w:lineRule="auto"/>
        <w:jc w:val="both"/>
        <w:rPr>
          <w:rFonts w:ascii="Arial" w:hAnsi="Arial" w:cs="Arial"/>
          <w:color w:val="000000" w:themeColor="text1"/>
          <w:sz w:val="24"/>
          <w:szCs w:val="24"/>
          <w:shd w:val="clear" w:color="auto" w:fill="FFFFFF"/>
        </w:rPr>
      </w:pPr>
      <w:r w:rsidRPr="009432B9">
        <w:rPr>
          <w:rFonts w:ascii="Arial" w:hAnsi="Arial" w:cs="Arial"/>
          <w:b/>
          <w:color w:val="000000" w:themeColor="text1"/>
          <w:sz w:val="24"/>
          <w:szCs w:val="24"/>
          <w:shd w:val="clear" w:color="auto" w:fill="FFFFFF"/>
        </w:rPr>
        <w:t>AWS Security Group</w:t>
      </w:r>
      <w:r w:rsidRPr="009432B9">
        <w:rPr>
          <w:rFonts w:ascii="Arial" w:hAnsi="Arial" w:cs="Arial"/>
          <w:color w:val="000000" w:themeColor="text1"/>
          <w:sz w:val="24"/>
          <w:szCs w:val="24"/>
          <w:shd w:val="clear" w:color="auto" w:fill="FFFFFF"/>
        </w:rPr>
        <w:t>: A </w:t>
      </w:r>
      <w:r w:rsidRPr="009432B9">
        <w:rPr>
          <w:rStyle w:val="Emphasis"/>
          <w:rFonts w:ascii="Arial" w:hAnsi="Arial" w:cs="Arial"/>
          <w:color w:val="000000" w:themeColor="text1"/>
          <w:sz w:val="24"/>
          <w:szCs w:val="24"/>
          <w:shd w:val="clear" w:color="auto" w:fill="FFFFFF"/>
        </w:rPr>
        <w:t>security group</w:t>
      </w:r>
      <w:r w:rsidRPr="009432B9">
        <w:rPr>
          <w:rFonts w:ascii="Arial" w:hAnsi="Arial" w:cs="Arial"/>
          <w:color w:val="000000" w:themeColor="text1"/>
          <w:sz w:val="24"/>
          <w:szCs w:val="24"/>
          <w:shd w:val="clear" w:color="auto" w:fill="FFFFFF"/>
        </w:rPr>
        <w:t> acts as a virtual firewall for your instance to control inbound and outbound traffic. When you launch an instance in a VPC, you can assign up to five security groups to the instance. Security groups act at the instance level, not the subnet level. Therefore, each instance in a subnet in your VPC could be assigned to a separate set of security groups. If you don't specify a group at launch time, the instance is automatically assigned to the default security group for the VPC.</w:t>
      </w:r>
    </w:p>
    <w:p w14:paraId="2D5349F8" w14:textId="77777777" w:rsidR="00B11BC5" w:rsidRPr="009432B9" w:rsidRDefault="00B11BC5" w:rsidP="004D469C">
      <w:pPr>
        <w:spacing w:line="360" w:lineRule="auto"/>
        <w:jc w:val="both"/>
        <w:rPr>
          <w:rFonts w:ascii="Arial" w:hAnsi="Arial" w:cs="Arial"/>
          <w:color w:val="000000" w:themeColor="text1"/>
          <w:sz w:val="24"/>
          <w:szCs w:val="24"/>
        </w:rPr>
      </w:pPr>
      <w:r w:rsidRPr="009432B9">
        <w:rPr>
          <w:rFonts w:ascii="Arial" w:hAnsi="Arial" w:cs="Arial"/>
          <w:b/>
          <w:color w:val="000000" w:themeColor="text1"/>
          <w:sz w:val="24"/>
          <w:szCs w:val="24"/>
          <w:shd w:val="clear" w:color="auto" w:fill="FFFFFF"/>
        </w:rPr>
        <w:lastRenderedPageBreak/>
        <w:t>AWS CLI</w:t>
      </w:r>
      <w:r w:rsidRPr="009432B9">
        <w:rPr>
          <w:rFonts w:ascii="Arial" w:hAnsi="Arial" w:cs="Arial"/>
          <w:color w:val="000000" w:themeColor="text1"/>
          <w:sz w:val="24"/>
          <w:szCs w:val="24"/>
          <w:shd w:val="clear" w:color="auto" w:fill="FFFFFF"/>
        </w:rPr>
        <w:t>:</w:t>
      </w:r>
      <w:r w:rsidRPr="009432B9">
        <w:rPr>
          <w:rFonts w:ascii="Arial" w:hAnsi="Arial" w:cs="Arial"/>
          <w:color w:val="000000" w:themeColor="text1"/>
          <w:sz w:val="24"/>
          <w:szCs w:val="24"/>
        </w:rPr>
        <w:t xml:space="preserve"> The AWS Command Line Interface (CLI) is a unified tool to manage your AWS services. With just one tool to download and configure, you can control multiple AWS services from the command line and automate them through scripts.</w:t>
      </w:r>
    </w:p>
    <w:p w14:paraId="6F49858F" w14:textId="77777777" w:rsidR="007D6B85" w:rsidRPr="009432B9" w:rsidRDefault="009E6BEE" w:rsidP="004D469C">
      <w:pPr>
        <w:spacing w:line="360" w:lineRule="auto"/>
        <w:jc w:val="both"/>
        <w:rPr>
          <w:rFonts w:ascii="Arial" w:hAnsi="Arial" w:cs="Arial"/>
          <w:color w:val="000000" w:themeColor="text1"/>
          <w:sz w:val="24"/>
          <w:szCs w:val="24"/>
          <w:shd w:val="clear" w:color="auto" w:fill="FFFFFF"/>
        </w:rPr>
      </w:pPr>
      <w:r w:rsidRPr="009432B9">
        <w:rPr>
          <w:rFonts w:ascii="Arial" w:hAnsi="Arial" w:cs="Arial"/>
          <w:b/>
          <w:color w:val="000000" w:themeColor="text1"/>
          <w:sz w:val="24"/>
          <w:szCs w:val="24"/>
          <w:shd w:val="clear" w:color="auto" w:fill="FFFFFF"/>
        </w:rPr>
        <w:t>Jenkins</w:t>
      </w:r>
      <w:r w:rsidRPr="009432B9">
        <w:rPr>
          <w:rFonts w:ascii="Arial" w:hAnsi="Arial" w:cs="Arial"/>
          <w:color w:val="000000" w:themeColor="text1"/>
          <w:sz w:val="24"/>
          <w:szCs w:val="24"/>
          <w:shd w:val="clear" w:color="auto" w:fill="FFFFFF"/>
        </w:rPr>
        <w:t xml:space="preserve">: </w:t>
      </w:r>
      <w:hyperlink r:id="rId21" w:history="1">
        <w:r w:rsidRPr="009432B9">
          <w:rPr>
            <w:rStyle w:val="Hyperlink"/>
            <w:rFonts w:ascii="Arial" w:hAnsi="Arial" w:cs="Arial"/>
            <w:color w:val="000000" w:themeColor="text1"/>
            <w:sz w:val="24"/>
            <w:szCs w:val="24"/>
            <w:u w:val="none"/>
            <w:shd w:val="clear" w:color="auto" w:fill="FFFFFF"/>
          </w:rPr>
          <w:t>Jenkins</w:t>
        </w:r>
      </w:hyperlink>
      <w:r w:rsidRPr="009432B9">
        <w:rPr>
          <w:rFonts w:ascii="Arial" w:hAnsi="Arial" w:cs="Arial"/>
          <w:color w:val="000000" w:themeColor="text1"/>
          <w:sz w:val="24"/>
          <w:szCs w:val="24"/>
          <w:shd w:val="clear" w:color="auto" w:fill="FFFFFF"/>
        </w:rPr>
        <w:t> is an open-source </w:t>
      </w:r>
      <w:hyperlink r:id="rId22" w:history="1">
        <w:r w:rsidRPr="009432B9">
          <w:rPr>
            <w:rStyle w:val="Hyperlink"/>
            <w:rFonts w:ascii="Arial" w:hAnsi="Arial" w:cs="Arial"/>
            <w:color w:val="000000" w:themeColor="text1"/>
            <w:sz w:val="24"/>
            <w:szCs w:val="24"/>
            <w:u w:val="none"/>
            <w:shd w:val="clear" w:color="auto" w:fill="FFFFFF"/>
          </w:rPr>
          <w:t>continuous integration</w:t>
        </w:r>
      </w:hyperlink>
      <w:r w:rsidRPr="009432B9">
        <w:rPr>
          <w:rFonts w:ascii="Arial" w:hAnsi="Arial" w:cs="Arial"/>
          <w:color w:val="000000" w:themeColor="text1"/>
          <w:sz w:val="24"/>
          <w:szCs w:val="24"/>
          <w:shd w:val="clear" w:color="auto" w:fill="FFFFFF"/>
        </w:rPr>
        <w:t> software tool written in the </w:t>
      </w:r>
      <w:hyperlink r:id="rId23" w:history="1">
        <w:r w:rsidRPr="009432B9">
          <w:rPr>
            <w:rStyle w:val="Hyperlink"/>
            <w:rFonts w:ascii="Arial" w:hAnsi="Arial" w:cs="Arial"/>
            <w:color w:val="000000" w:themeColor="text1"/>
            <w:sz w:val="24"/>
            <w:szCs w:val="24"/>
            <w:u w:val="none"/>
            <w:shd w:val="clear" w:color="auto" w:fill="FFFFFF"/>
          </w:rPr>
          <w:t>Java</w:t>
        </w:r>
      </w:hyperlink>
      <w:r w:rsidRPr="009432B9">
        <w:rPr>
          <w:rFonts w:ascii="Arial" w:hAnsi="Arial" w:cs="Arial"/>
          <w:color w:val="000000" w:themeColor="text1"/>
          <w:sz w:val="24"/>
          <w:szCs w:val="24"/>
        </w:rPr>
        <w:t xml:space="preserve"> </w:t>
      </w:r>
      <w:r w:rsidRPr="009432B9">
        <w:rPr>
          <w:rFonts w:ascii="Arial" w:hAnsi="Arial" w:cs="Arial"/>
          <w:color w:val="000000" w:themeColor="text1"/>
          <w:sz w:val="24"/>
          <w:szCs w:val="24"/>
          <w:shd w:val="clear" w:color="auto" w:fill="FFFFFF"/>
        </w:rPr>
        <w:t>programming language for testing and reporting on isolated changes in a larger code base in real time. The software enables developers to find and solve defects in a code base rapidly and to automate testing of their builds.</w:t>
      </w:r>
    </w:p>
    <w:p w14:paraId="7295B050" w14:textId="77777777" w:rsidR="009E6BEE" w:rsidRPr="009432B9" w:rsidRDefault="009E6BEE" w:rsidP="004D469C">
      <w:pPr>
        <w:spacing w:line="360" w:lineRule="auto"/>
        <w:jc w:val="both"/>
        <w:rPr>
          <w:rFonts w:ascii="Arial" w:hAnsi="Arial" w:cs="Arial"/>
          <w:color w:val="000000" w:themeColor="text1"/>
          <w:sz w:val="24"/>
          <w:szCs w:val="24"/>
          <w:shd w:val="clear" w:color="auto" w:fill="FFFFFF"/>
        </w:rPr>
      </w:pPr>
      <w:r w:rsidRPr="009432B9">
        <w:rPr>
          <w:rFonts w:ascii="Arial" w:hAnsi="Arial" w:cs="Arial"/>
          <w:b/>
          <w:color w:val="000000" w:themeColor="text1"/>
          <w:sz w:val="24"/>
          <w:szCs w:val="24"/>
          <w:shd w:val="clear" w:color="auto" w:fill="FFFFFF"/>
        </w:rPr>
        <w:t>GITHUB</w:t>
      </w:r>
      <w:r w:rsidRPr="009432B9">
        <w:rPr>
          <w:rFonts w:ascii="Arial" w:hAnsi="Arial" w:cs="Arial"/>
          <w:color w:val="000000" w:themeColor="text1"/>
          <w:sz w:val="24"/>
          <w:szCs w:val="24"/>
          <w:shd w:val="clear" w:color="auto" w:fill="FFFFFF"/>
        </w:rPr>
        <w:t>: GitHub is a Web-based Git version control repository hosting service. It is mostly used for computer code. It offers all the distributed version control and source code management functionality of Git as well as adding its own features.</w:t>
      </w:r>
    </w:p>
    <w:p w14:paraId="7399E685" w14:textId="46275193" w:rsidR="009E6BEE" w:rsidRPr="009432B9" w:rsidDel="00B73B52" w:rsidRDefault="009E6BEE" w:rsidP="004D469C">
      <w:pPr>
        <w:spacing w:line="360" w:lineRule="auto"/>
        <w:jc w:val="both"/>
        <w:rPr>
          <w:del w:id="1521" w:author="Aditya" w:date="2017-12-01T04:51:00Z"/>
          <w:rFonts w:ascii="Arial" w:hAnsi="Arial" w:cs="Arial"/>
          <w:color w:val="000000" w:themeColor="text1"/>
          <w:sz w:val="24"/>
          <w:szCs w:val="24"/>
        </w:rPr>
      </w:pPr>
      <w:del w:id="1522" w:author="Aditya" w:date="2017-12-01T04:51:00Z">
        <w:r w:rsidRPr="009432B9" w:rsidDel="00B73B52">
          <w:rPr>
            <w:rFonts w:ascii="Arial" w:hAnsi="Arial" w:cs="Arial"/>
            <w:b/>
            <w:color w:val="000000" w:themeColor="text1"/>
            <w:sz w:val="24"/>
            <w:szCs w:val="24"/>
            <w:shd w:val="clear" w:color="auto" w:fill="FFFFFF"/>
          </w:rPr>
          <w:delText>Terraform</w:delText>
        </w:r>
        <w:r w:rsidRPr="009432B9" w:rsidDel="00B73B52">
          <w:rPr>
            <w:rFonts w:ascii="Arial" w:hAnsi="Arial" w:cs="Arial"/>
            <w:color w:val="000000" w:themeColor="text1"/>
            <w:sz w:val="24"/>
            <w:szCs w:val="24"/>
            <w:shd w:val="clear" w:color="auto" w:fill="FFFFFF"/>
          </w:rPr>
          <w:delText xml:space="preserve">: </w:delText>
        </w:r>
        <w:r w:rsidRPr="009432B9" w:rsidDel="00B73B52">
          <w:rPr>
            <w:rFonts w:ascii="Arial" w:hAnsi="Arial" w:cs="Arial"/>
            <w:bCs/>
            <w:color w:val="000000" w:themeColor="text1"/>
            <w:sz w:val="24"/>
            <w:szCs w:val="24"/>
            <w:shd w:val="clear" w:color="auto" w:fill="FFFFFF"/>
          </w:rPr>
          <w:delText>Terraform</w:delText>
        </w:r>
        <w:r w:rsidRPr="009432B9" w:rsidDel="00B73B52">
          <w:rPr>
            <w:rFonts w:ascii="Arial" w:hAnsi="Arial" w:cs="Arial"/>
            <w:color w:val="000000" w:themeColor="text1"/>
            <w:sz w:val="24"/>
            <w:szCs w:val="24"/>
            <w:shd w:val="clear" w:color="auto" w:fill="FFFFFF"/>
          </w:rPr>
          <w:delText> is an </w:delText>
        </w:r>
        <w:r w:rsidR="001331D3" w:rsidDel="00B73B52">
          <w:fldChar w:fldCharType="begin"/>
        </w:r>
        <w:r w:rsidR="001331D3" w:rsidDel="00B73B52">
          <w:delInstrText xml:space="preserve"> HYPERLINK "https://en.wikipedia.org/wiki/Infrastructure_as_code" \o "Infrastructure as code" </w:delInstrText>
        </w:r>
        <w:r w:rsidR="001331D3" w:rsidDel="00B73B52">
          <w:fldChar w:fldCharType="separate"/>
        </w:r>
        <w:r w:rsidRPr="009432B9" w:rsidDel="00B73B52">
          <w:rPr>
            <w:rStyle w:val="Hyperlink"/>
            <w:rFonts w:ascii="Arial" w:hAnsi="Arial" w:cs="Arial"/>
            <w:color w:val="000000" w:themeColor="text1"/>
            <w:sz w:val="24"/>
            <w:szCs w:val="24"/>
            <w:u w:val="none"/>
            <w:shd w:val="clear" w:color="auto" w:fill="FFFFFF"/>
          </w:rPr>
          <w:delText>infrastructure as code</w:delText>
        </w:r>
        <w:r w:rsidR="001331D3" w:rsidDel="00B73B52">
          <w:rPr>
            <w:rStyle w:val="Hyperlink"/>
            <w:rFonts w:ascii="Arial" w:hAnsi="Arial" w:cs="Arial"/>
            <w:color w:val="000000" w:themeColor="text1"/>
            <w:sz w:val="24"/>
            <w:szCs w:val="24"/>
            <w:u w:val="none"/>
            <w:shd w:val="clear" w:color="auto" w:fill="FFFFFF"/>
          </w:rPr>
          <w:fldChar w:fldCharType="end"/>
        </w:r>
        <w:r w:rsidRPr="009432B9" w:rsidDel="00B73B52">
          <w:rPr>
            <w:rFonts w:ascii="Arial" w:hAnsi="Arial" w:cs="Arial"/>
            <w:color w:val="000000" w:themeColor="text1"/>
            <w:sz w:val="24"/>
            <w:szCs w:val="24"/>
            <w:shd w:val="clear" w:color="auto" w:fill="FFFFFF"/>
          </w:rPr>
          <w:delText> software. It allows users to define a datacenter infrastructure in a high-level configuration language, from which it can create an execution plan to build the infrastructure in a service provider such as </w:delText>
        </w:r>
        <w:r w:rsidR="001331D3" w:rsidDel="00B73B52">
          <w:fldChar w:fldCharType="begin"/>
        </w:r>
        <w:r w:rsidR="001331D3" w:rsidDel="00B73B52">
          <w:delInstrText xml:space="preserve"> HYPERLINK "https://en.wikipedia.org/wiki/Amazon_Web_Services" \o "Amazon Web Services" </w:delInstrText>
        </w:r>
        <w:r w:rsidR="001331D3" w:rsidDel="00B73B52">
          <w:fldChar w:fldCharType="separate"/>
        </w:r>
        <w:r w:rsidRPr="009432B9" w:rsidDel="00B73B52">
          <w:rPr>
            <w:rStyle w:val="Hyperlink"/>
            <w:rFonts w:ascii="Arial" w:hAnsi="Arial" w:cs="Arial"/>
            <w:color w:val="000000" w:themeColor="text1"/>
            <w:sz w:val="24"/>
            <w:szCs w:val="24"/>
            <w:u w:val="none"/>
            <w:shd w:val="clear" w:color="auto" w:fill="FFFFFF"/>
          </w:rPr>
          <w:delText>AWS</w:delText>
        </w:r>
        <w:r w:rsidR="001331D3" w:rsidDel="00B73B52">
          <w:rPr>
            <w:rStyle w:val="Hyperlink"/>
            <w:rFonts w:ascii="Arial" w:hAnsi="Arial" w:cs="Arial"/>
            <w:color w:val="000000" w:themeColor="text1"/>
            <w:sz w:val="24"/>
            <w:szCs w:val="24"/>
            <w:u w:val="none"/>
            <w:shd w:val="clear" w:color="auto" w:fill="FFFFFF"/>
          </w:rPr>
          <w:fldChar w:fldCharType="end"/>
        </w:r>
        <w:r w:rsidRPr="009432B9" w:rsidDel="00B73B52">
          <w:rPr>
            <w:rFonts w:ascii="Arial" w:hAnsi="Arial" w:cs="Arial"/>
            <w:color w:val="000000" w:themeColor="text1"/>
            <w:sz w:val="24"/>
            <w:szCs w:val="24"/>
          </w:rPr>
          <w:delText>.</w:delText>
        </w:r>
      </w:del>
    </w:p>
    <w:p w14:paraId="722D6716" w14:textId="1F7EE142" w:rsidR="009E6BEE" w:rsidRPr="009432B9" w:rsidDel="00B73B52" w:rsidRDefault="009E6BEE" w:rsidP="004D469C">
      <w:pPr>
        <w:spacing w:line="360" w:lineRule="auto"/>
        <w:jc w:val="both"/>
        <w:rPr>
          <w:del w:id="1523" w:author="Aditya" w:date="2017-12-01T04:51:00Z"/>
          <w:rFonts w:ascii="Arial" w:hAnsi="Arial" w:cs="Arial"/>
          <w:color w:val="000000" w:themeColor="text1"/>
          <w:sz w:val="24"/>
          <w:szCs w:val="24"/>
          <w:shd w:val="clear" w:color="auto" w:fill="FFFFFF"/>
        </w:rPr>
      </w:pPr>
      <w:del w:id="1524" w:author="Aditya" w:date="2017-12-01T04:51:00Z">
        <w:r w:rsidRPr="009432B9" w:rsidDel="00B73B52">
          <w:rPr>
            <w:rFonts w:ascii="Arial" w:hAnsi="Arial" w:cs="Arial"/>
            <w:b/>
            <w:color w:val="000000" w:themeColor="text1"/>
            <w:sz w:val="24"/>
            <w:szCs w:val="24"/>
          </w:rPr>
          <w:delText>Ansible</w:delText>
        </w:r>
        <w:r w:rsidRPr="009432B9" w:rsidDel="00B73B52">
          <w:rPr>
            <w:rFonts w:ascii="Arial" w:hAnsi="Arial" w:cs="Arial"/>
            <w:color w:val="000000" w:themeColor="text1"/>
            <w:sz w:val="24"/>
            <w:szCs w:val="24"/>
          </w:rPr>
          <w:delText xml:space="preserve">: </w:delText>
        </w:r>
        <w:r w:rsidRPr="009432B9" w:rsidDel="00B73B52">
          <w:rPr>
            <w:rFonts w:ascii="Arial" w:hAnsi="Arial" w:cs="Arial"/>
            <w:color w:val="000000" w:themeColor="text1"/>
            <w:sz w:val="24"/>
            <w:szCs w:val="24"/>
            <w:shd w:val="clear" w:color="auto" w:fill="FFFFFF"/>
          </w:rPr>
          <w:delText>Ansible can </w:delText>
        </w:r>
        <w:r w:rsidRPr="009432B9" w:rsidDel="00B73B52">
          <w:rPr>
            <w:rStyle w:val="Strong"/>
            <w:rFonts w:ascii="Arial" w:hAnsi="Arial" w:cs="Arial"/>
            <w:b w:val="0"/>
            <w:color w:val="000000" w:themeColor="text1"/>
            <w:sz w:val="24"/>
            <w:szCs w:val="24"/>
            <w:shd w:val="clear" w:color="auto" w:fill="FFFFFF"/>
          </w:rPr>
          <w:delText>automate IT environments</w:delText>
        </w:r>
        <w:r w:rsidRPr="009432B9" w:rsidDel="00B73B52">
          <w:rPr>
            <w:rFonts w:ascii="Arial" w:hAnsi="Arial" w:cs="Arial"/>
            <w:color w:val="000000" w:themeColor="text1"/>
            <w:sz w:val="24"/>
            <w:szCs w:val="24"/>
            <w:shd w:val="clear" w:color="auto" w:fill="FFFFFF"/>
          </w:rPr>
          <w:delText> whether they are hosted on traditional bare metal servers, virtualization platforms, or in the cloud. It can also </w:delText>
        </w:r>
        <w:r w:rsidRPr="009432B9" w:rsidDel="00B73B52">
          <w:rPr>
            <w:rStyle w:val="Strong"/>
            <w:rFonts w:ascii="Arial" w:hAnsi="Arial" w:cs="Arial"/>
            <w:b w:val="0"/>
            <w:color w:val="000000" w:themeColor="text1"/>
            <w:sz w:val="24"/>
            <w:szCs w:val="24"/>
            <w:shd w:val="clear" w:color="auto" w:fill="FFFFFF"/>
          </w:rPr>
          <w:delText>automate the configuration of a wide range of systems and devices</w:delText>
        </w:r>
        <w:r w:rsidRPr="009432B9" w:rsidDel="00B73B52">
          <w:rPr>
            <w:rFonts w:ascii="Arial" w:hAnsi="Arial" w:cs="Arial"/>
            <w:color w:val="000000" w:themeColor="text1"/>
            <w:sz w:val="24"/>
            <w:szCs w:val="24"/>
            <w:shd w:val="clear" w:color="auto" w:fill="FFFFFF"/>
          </w:rPr>
          <w:delText> such as databases, storage devices, networks, firewalls, and many others.</w:delText>
        </w:r>
      </w:del>
    </w:p>
    <w:p w14:paraId="52D8B10D" w14:textId="77777777" w:rsidR="00B11BC5" w:rsidDel="00D449E0" w:rsidRDefault="00B11BC5" w:rsidP="004D469C">
      <w:pPr>
        <w:spacing w:line="360" w:lineRule="auto"/>
        <w:jc w:val="both"/>
        <w:rPr>
          <w:del w:id="1525" w:author="Aditya" w:date="2017-12-01T04:52:00Z"/>
          <w:rFonts w:ascii="Arial" w:hAnsi="Arial" w:cs="Arial"/>
          <w:color w:val="000000" w:themeColor="text1"/>
          <w:sz w:val="24"/>
          <w:szCs w:val="24"/>
          <w:shd w:val="clear" w:color="auto" w:fill="FFFFFF"/>
        </w:rPr>
      </w:pPr>
    </w:p>
    <w:p w14:paraId="5E0D1584" w14:textId="77777777" w:rsidR="0078219E" w:rsidDel="00D449E0" w:rsidRDefault="0078219E" w:rsidP="004D469C">
      <w:pPr>
        <w:spacing w:line="360" w:lineRule="auto"/>
        <w:jc w:val="both"/>
        <w:rPr>
          <w:del w:id="1526" w:author="Aditya" w:date="2017-12-01T04:52:00Z"/>
          <w:rFonts w:ascii="Arial" w:hAnsi="Arial" w:cs="Arial"/>
          <w:color w:val="000000" w:themeColor="text1"/>
          <w:sz w:val="24"/>
          <w:szCs w:val="24"/>
          <w:shd w:val="clear" w:color="auto" w:fill="FFFFFF"/>
        </w:rPr>
      </w:pPr>
    </w:p>
    <w:p w14:paraId="36FF41F8" w14:textId="77777777" w:rsidR="0078219E" w:rsidDel="00D449E0" w:rsidRDefault="0078219E" w:rsidP="004D469C">
      <w:pPr>
        <w:spacing w:line="360" w:lineRule="auto"/>
        <w:jc w:val="both"/>
        <w:rPr>
          <w:del w:id="1527" w:author="Aditya" w:date="2017-12-01T04:52:00Z"/>
          <w:rFonts w:ascii="Arial" w:hAnsi="Arial" w:cs="Arial"/>
          <w:color w:val="000000" w:themeColor="text1"/>
          <w:sz w:val="24"/>
          <w:szCs w:val="24"/>
          <w:shd w:val="clear" w:color="auto" w:fill="FFFFFF"/>
        </w:rPr>
      </w:pPr>
    </w:p>
    <w:p w14:paraId="799298D6" w14:textId="77777777" w:rsidR="0078219E" w:rsidDel="00D449E0" w:rsidRDefault="0078219E" w:rsidP="004D469C">
      <w:pPr>
        <w:spacing w:line="360" w:lineRule="auto"/>
        <w:jc w:val="both"/>
        <w:rPr>
          <w:del w:id="1528" w:author="Aditya" w:date="2017-12-01T04:52:00Z"/>
          <w:rFonts w:ascii="Arial" w:hAnsi="Arial" w:cs="Arial"/>
          <w:color w:val="000000" w:themeColor="text1"/>
          <w:sz w:val="24"/>
          <w:szCs w:val="24"/>
          <w:shd w:val="clear" w:color="auto" w:fill="FFFFFF"/>
        </w:rPr>
      </w:pPr>
    </w:p>
    <w:p w14:paraId="07FE5078" w14:textId="77777777" w:rsidR="0078219E" w:rsidDel="00D449E0" w:rsidRDefault="0078219E" w:rsidP="004D469C">
      <w:pPr>
        <w:spacing w:line="360" w:lineRule="auto"/>
        <w:jc w:val="both"/>
        <w:rPr>
          <w:del w:id="1529" w:author="Aditya" w:date="2017-12-01T04:52:00Z"/>
          <w:rFonts w:ascii="Arial" w:hAnsi="Arial" w:cs="Arial"/>
          <w:color w:val="000000" w:themeColor="text1"/>
          <w:sz w:val="24"/>
          <w:szCs w:val="24"/>
          <w:shd w:val="clear" w:color="auto" w:fill="FFFFFF"/>
        </w:rPr>
      </w:pPr>
    </w:p>
    <w:p w14:paraId="4261AF7C" w14:textId="77777777" w:rsidR="0078219E" w:rsidDel="00D449E0" w:rsidRDefault="0078219E" w:rsidP="004D469C">
      <w:pPr>
        <w:spacing w:line="360" w:lineRule="auto"/>
        <w:jc w:val="both"/>
        <w:rPr>
          <w:del w:id="1530" w:author="Aditya" w:date="2017-12-01T04:52:00Z"/>
          <w:rFonts w:ascii="Arial" w:hAnsi="Arial" w:cs="Arial"/>
          <w:color w:val="000000" w:themeColor="text1"/>
          <w:sz w:val="24"/>
          <w:szCs w:val="24"/>
          <w:shd w:val="clear" w:color="auto" w:fill="FFFFFF"/>
        </w:rPr>
      </w:pPr>
    </w:p>
    <w:p w14:paraId="3896021D" w14:textId="77777777" w:rsidR="00A707AB" w:rsidDel="00D2793E" w:rsidRDefault="00A707AB" w:rsidP="004D469C">
      <w:pPr>
        <w:spacing w:line="360" w:lineRule="auto"/>
        <w:jc w:val="both"/>
        <w:rPr>
          <w:del w:id="1531" w:author="Aditya" w:date="2017-12-01T05:26:00Z"/>
          <w:rFonts w:ascii="Arial" w:hAnsi="Arial" w:cs="Arial"/>
          <w:color w:val="000000" w:themeColor="text1"/>
          <w:sz w:val="24"/>
          <w:szCs w:val="24"/>
          <w:shd w:val="clear" w:color="auto" w:fill="FFFFFF"/>
        </w:rPr>
      </w:pPr>
    </w:p>
    <w:p w14:paraId="6DDBD2BF" w14:textId="77777777" w:rsidR="00B11BC5" w:rsidRPr="009432B9" w:rsidRDefault="00B11BC5" w:rsidP="004D469C">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b/>
          <w:color w:val="000000" w:themeColor="text1"/>
          <w:sz w:val="24"/>
          <w:szCs w:val="24"/>
        </w:rPr>
        <w:t>Appendix B – Setting up Environment</w:t>
      </w:r>
      <w:r w:rsidRPr="009432B9">
        <w:rPr>
          <w:rFonts w:ascii="Arial" w:eastAsia="Times New Roman" w:hAnsi="Arial" w:cs="Arial"/>
          <w:color w:val="000000" w:themeColor="text1"/>
          <w:sz w:val="24"/>
          <w:szCs w:val="24"/>
        </w:rPr>
        <w:t>.</w:t>
      </w:r>
    </w:p>
    <w:p w14:paraId="2530DCC7" w14:textId="77777777" w:rsidR="00B11BC5" w:rsidRPr="009432B9" w:rsidRDefault="00B11BC5" w:rsidP="004D469C">
      <w:pPr>
        <w:pStyle w:val="ListParagraph"/>
        <w:numPr>
          <w:ilvl w:val="0"/>
          <w:numId w:val="1"/>
        </w:num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 xml:space="preserve">Install AWS CLI </w:t>
      </w:r>
    </w:p>
    <w:p w14:paraId="5E928DA4" w14:textId="77777777" w:rsidR="00B11BC5" w:rsidRPr="009432B9" w:rsidRDefault="00B11BC5" w:rsidP="004D469C">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noProof/>
          <w:color w:val="000000" w:themeColor="text1"/>
          <w:sz w:val="24"/>
          <w:szCs w:val="24"/>
        </w:rPr>
        <w:drawing>
          <wp:inline distT="0" distB="0" distL="0" distR="0" wp14:anchorId="528ED2CB" wp14:editId="4C39937B">
            <wp:extent cx="2798064" cy="1700362"/>
            <wp:effectExtent l="0" t="0" r="2540" b="0"/>
            <wp:docPr id="7" name="Picture 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l awscli.PNG"/>
                    <pic:cNvPicPr/>
                  </pic:nvPicPr>
                  <pic:blipFill>
                    <a:blip r:embed="rId24">
                      <a:extLst>
                        <a:ext uri="{28A0092B-C50C-407E-A947-70E740481C1C}">
                          <a14:useLocalDpi xmlns:a14="http://schemas.microsoft.com/office/drawing/2010/main" val="0"/>
                        </a:ext>
                      </a:extLst>
                    </a:blip>
                    <a:stretch>
                      <a:fillRect/>
                    </a:stretch>
                  </pic:blipFill>
                  <pic:spPr>
                    <a:xfrm>
                      <a:off x="0" y="0"/>
                      <a:ext cx="2825079" cy="1716779"/>
                    </a:xfrm>
                    <a:prstGeom prst="rect">
                      <a:avLst/>
                    </a:prstGeom>
                  </pic:spPr>
                </pic:pic>
              </a:graphicData>
            </a:graphic>
          </wp:inline>
        </w:drawing>
      </w:r>
    </w:p>
    <w:p w14:paraId="3750B421" w14:textId="77777777" w:rsidR="00B11BC5" w:rsidRPr="009432B9" w:rsidRDefault="00B11BC5" w:rsidP="004D469C">
      <w:pPr>
        <w:pStyle w:val="ListParagraph"/>
        <w:numPr>
          <w:ilvl w:val="0"/>
          <w:numId w:val="1"/>
        </w:num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Install BOTO</w:t>
      </w:r>
    </w:p>
    <w:p w14:paraId="2E1B30E1" w14:textId="77777777" w:rsidR="0078219E" w:rsidRDefault="00B11BC5" w:rsidP="0078219E">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noProof/>
          <w:color w:val="000000" w:themeColor="text1"/>
          <w:sz w:val="24"/>
          <w:szCs w:val="24"/>
        </w:rPr>
        <w:lastRenderedPageBreak/>
        <w:drawing>
          <wp:inline distT="0" distB="0" distL="0" distR="0" wp14:anchorId="57DBB870" wp14:editId="233F89F7">
            <wp:extent cx="3163824" cy="2020994"/>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tallboto.PNG"/>
                    <pic:cNvPicPr/>
                  </pic:nvPicPr>
                  <pic:blipFill>
                    <a:blip r:embed="rId25">
                      <a:extLst>
                        <a:ext uri="{28A0092B-C50C-407E-A947-70E740481C1C}">
                          <a14:useLocalDpi xmlns:a14="http://schemas.microsoft.com/office/drawing/2010/main" val="0"/>
                        </a:ext>
                      </a:extLst>
                    </a:blip>
                    <a:stretch>
                      <a:fillRect/>
                    </a:stretch>
                  </pic:blipFill>
                  <pic:spPr>
                    <a:xfrm>
                      <a:off x="0" y="0"/>
                      <a:ext cx="3170596" cy="2025320"/>
                    </a:xfrm>
                    <a:prstGeom prst="rect">
                      <a:avLst/>
                    </a:prstGeom>
                  </pic:spPr>
                </pic:pic>
              </a:graphicData>
            </a:graphic>
          </wp:inline>
        </w:drawing>
      </w:r>
    </w:p>
    <w:p w14:paraId="642EE7E0" w14:textId="77777777" w:rsidR="0078219E" w:rsidRDefault="0078219E" w:rsidP="0078219E">
      <w:pPr>
        <w:spacing w:line="360" w:lineRule="auto"/>
        <w:jc w:val="both"/>
        <w:rPr>
          <w:rFonts w:ascii="Arial" w:eastAsia="Times New Roman" w:hAnsi="Arial" w:cs="Arial"/>
          <w:color w:val="000000" w:themeColor="text1"/>
          <w:sz w:val="24"/>
          <w:szCs w:val="24"/>
        </w:rPr>
      </w:pPr>
    </w:p>
    <w:p w14:paraId="768268CB" w14:textId="77777777" w:rsidR="00B11BC5" w:rsidRPr="0078219E" w:rsidRDefault="00B11BC5" w:rsidP="0078219E">
      <w:pPr>
        <w:pStyle w:val="ListParagraph"/>
        <w:numPr>
          <w:ilvl w:val="0"/>
          <w:numId w:val="1"/>
        </w:numPr>
        <w:spacing w:line="360" w:lineRule="auto"/>
        <w:jc w:val="both"/>
        <w:rPr>
          <w:rFonts w:ascii="Arial" w:eastAsia="Times New Roman" w:hAnsi="Arial" w:cs="Arial"/>
          <w:color w:val="000000" w:themeColor="text1"/>
          <w:sz w:val="24"/>
          <w:szCs w:val="24"/>
        </w:rPr>
      </w:pPr>
      <w:r w:rsidRPr="0078219E">
        <w:rPr>
          <w:rFonts w:ascii="Arial" w:eastAsia="Times New Roman" w:hAnsi="Arial" w:cs="Arial"/>
          <w:color w:val="000000" w:themeColor="text1"/>
          <w:sz w:val="24"/>
          <w:szCs w:val="24"/>
        </w:rPr>
        <w:t>Install GIT</w:t>
      </w:r>
    </w:p>
    <w:p w14:paraId="03FB2D95" w14:textId="77777777" w:rsidR="00B11BC5" w:rsidRPr="009432B9" w:rsidRDefault="00B11BC5" w:rsidP="004D469C">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noProof/>
          <w:color w:val="000000" w:themeColor="text1"/>
          <w:sz w:val="24"/>
          <w:szCs w:val="24"/>
        </w:rPr>
        <w:drawing>
          <wp:inline distT="0" distB="0" distL="0" distR="0" wp14:anchorId="579C8413" wp14:editId="2A83A159">
            <wp:extent cx="3407664" cy="1548022"/>
            <wp:effectExtent l="0" t="0" r="2540" b="0"/>
            <wp:docPr id="8" name="Picture 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all git.PNG"/>
                    <pic:cNvPicPr/>
                  </pic:nvPicPr>
                  <pic:blipFill>
                    <a:blip r:embed="rId26">
                      <a:extLst>
                        <a:ext uri="{28A0092B-C50C-407E-A947-70E740481C1C}">
                          <a14:useLocalDpi xmlns:a14="http://schemas.microsoft.com/office/drawing/2010/main" val="0"/>
                        </a:ext>
                      </a:extLst>
                    </a:blip>
                    <a:stretch>
                      <a:fillRect/>
                    </a:stretch>
                  </pic:blipFill>
                  <pic:spPr>
                    <a:xfrm>
                      <a:off x="0" y="0"/>
                      <a:ext cx="3472746" cy="1577587"/>
                    </a:xfrm>
                    <a:prstGeom prst="rect">
                      <a:avLst/>
                    </a:prstGeom>
                  </pic:spPr>
                </pic:pic>
              </a:graphicData>
            </a:graphic>
          </wp:inline>
        </w:drawing>
      </w:r>
    </w:p>
    <w:p w14:paraId="56106E17" w14:textId="77777777" w:rsidR="00B11BC5" w:rsidRPr="009432B9" w:rsidRDefault="00B11BC5" w:rsidP="004D469C">
      <w:pPr>
        <w:spacing w:line="360" w:lineRule="auto"/>
        <w:jc w:val="both"/>
        <w:rPr>
          <w:rFonts w:ascii="Arial" w:eastAsia="Times New Roman" w:hAnsi="Arial" w:cs="Arial"/>
          <w:color w:val="000000" w:themeColor="text1"/>
          <w:sz w:val="24"/>
          <w:szCs w:val="24"/>
        </w:rPr>
      </w:pPr>
    </w:p>
    <w:p w14:paraId="4F5C54B3" w14:textId="77777777" w:rsidR="00B11BC5" w:rsidRPr="009432B9" w:rsidRDefault="00B11BC5" w:rsidP="004D469C">
      <w:pPr>
        <w:pStyle w:val="ListParagraph"/>
        <w:numPr>
          <w:ilvl w:val="0"/>
          <w:numId w:val="1"/>
        </w:num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Install Terraform</w:t>
      </w:r>
    </w:p>
    <w:p w14:paraId="242A49E5" w14:textId="77777777" w:rsidR="00B11BC5" w:rsidRPr="009432B9" w:rsidRDefault="00B11BC5" w:rsidP="004D469C">
      <w:pPr>
        <w:spacing w:line="360" w:lineRule="auto"/>
        <w:ind w:left="360"/>
        <w:jc w:val="both"/>
        <w:rPr>
          <w:rFonts w:ascii="Arial" w:eastAsia="Times New Roman" w:hAnsi="Arial" w:cs="Arial"/>
          <w:color w:val="000000" w:themeColor="text1"/>
          <w:sz w:val="24"/>
          <w:szCs w:val="24"/>
        </w:rPr>
      </w:pPr>
      <w:r w:rsidRPr="009432B9">
        <w:rPr>
          <w:rFonts w:ascii="Arial" w:eastAsia="Times New Roman" w:hAnsi="Arial" w:cs="Arial"/>
          <w:noProof/>
          <w:color w:val="000000" w:themeColor="text1"/>
          <w:sz w:val="24"/>
          <w:szCs w:val="24"/>
        </w:rPr>
        <w:drawing>
          <wp:inline distT="0" distB="0" distL="0" distR="0" wp14:anchorId="16D1A202" wp14:editId="0340F5EE">
            <wp:extent cx="3200400" cy="1982128"/>
            <wp:effectExtent l="0" t="0" r="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all terraform.PNG"/>
                    <pic:cNvPicPr/>
                  </pic:nvPicPr>
                  <pic:blipFill>
                    <a:blip r:embed="rId27">
                      <a:extLst>
                        <a:ext uri="{28A0092B-C50C-407E-A947-70E740481C1C}">
                          <a14:useLocalDpi xmlns:a14="http://schemas.microsoft.com/office/drawing/2010/main" val="0"/>
                        </a:ext>
                      </a:extLst>
                    </a:blip>
                    <a:stretch>
                      <a:fillRect/>
                    </a:stretch>
                  </pic:blipFill>
                  <pic:spPr>
                    <a:xfrm>
                      <a:off x="0" y="0"/>
                      <a:ext cx="3210189" cy="1988191"/>
                    </a:xfrm>
                    <a:prstGeom prst="rect">
                      <a:avLst/>
                    </a:prstGeom>
                  </pic:spPr>
                </pic:pic>
              </a:graphicData>
            </a:graphic>
          </wp:inline>
        </w:drawing>
      </w:r>
    </w:p>
    <w:p w14:paraId="05619B21" w14:textId="77777777" w:rsidR="00B11BC5" w:rsidRPr="009432B9" w:rsidRDefault="00B11BC5" w:rsidP="0078219E">
      <w:pPr>
        <w:spacing w:line="360" w:lineRule="auto"/>
        <w:jc w:val="both"/>
        <w:rPr>
          <w:rFonts w:ascii="Arial" w:eastAsia="Times New Roman" w:hAnsi="Arial" w:cs="Arial"/>
          <w:color w:val="000000" w:themeColor="text1"/>
          <w:sz w:val="24"/>
          <w:szCs w:val="24"/>
        </w:rPr>
      </w:pPr>
    </w:p>
    <w:p w14:paraId="0C88F8AA" w14:textId="77777777" w:rsidR="00B11BC5" w:rsidRPr="009432B9" w:rsidRDefault="00B11BC5" w:rsidP="004D469C">
      <w:pPr>
        <w:pStyle w:val="ListParagraph"/>
        <w:numPr>
          <w:ilvl w:val="0"/>
          <w:numId w:val="1"/>
        </w:num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Install ANSIBLE</w:t>
      </w:r>
    </w:p>
    <w:p w14:paraId="7DB843A8" w14:textId="77777777" w:rsidR="00B11BC5" w:rsidRDefault="00B11BC5" w:rsidP="004D469C">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noProof/>
          <w:color w:val="000000" w:themeColor="text1"/>
          <w:sz w:val="24"/>
          <w:szCs w:val="24"/>
        </w:rPr>
        <w:drawing>
          <wp:inline distT="0" distB="0" distL="0" distR="0" wp14:anchorId="6E275EB6" wp14:editId="77694F3F">
            <wp:extent cx="3115056" cy="1953233"/>
            <wp:effectExtent l="0" t="0" r="0" b="9525"/>
            <wp:docPr id="14" name="Picture 1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lling ansible.PNG"/>
                    <pic:cNvPicPr/>
                  </pic:nvPicPr>
                  <pic:blipFill>
                    <a:blip r:embed="rId28">
                      <a:extLst>
                        <a:ext uri="{28A0092B-C50C-407E-A947-70E740481C1C}">
                          <a14:useLocalDpi xmlns:a14="http://schemas.microsoft.com/office/drawing/2010/main" val="0"/>
                        </a:ext>
                      </a:extLst>
                    </a:blip>
                    <a:stretch>
                      <a:fillRect/>
                    </a:stretch>
                  </pic:blipFill>
                  <pic:spPr>
                    <a:xfrm>
                      <a:off x="0" y="0"/>
                      <a:ext cx="3156536" cy="1979242"/>
                    </a:xfrm>
                    <a:prstGeom prst="rect">
                      <a:avLst/>
                    </a:prstGeom>
                  </pic:spPr>
                </pic:pic>
              </a:graphicData>
            </a:graphic>
          </wp:inline>
        </w:drawing>
      </w:r>
    </w:p>
    <w:p w14:paraId="21088330" w14:textId="77777777" w:rsidR="008865E8" w:rsidRPr="009432B9" w:rsidRDefault="008865E8" w:rsidP="004D469C">
      <w:pPr>
        <w:spacing w:line="360" w:lineRule="auto"/>
        <w:jc w:val="both"/>
        <w:rPr>
          <w:rFonts w:ascii="Arial" w:eastAsia="Times New Roman" w:hAnsi="Arial" w:cs="Arial"/>
          <w:color w:val="000000" w:themeColor="text1"/>
          <w:sz w:val="24"/>
          <w:szCs w:val="24"/>
        </w:rPr>
      </w:pPr>
    </w:p>
    <w:p w14:paraId="5E9D855A" w14:textId="77777777" w:rsidR="00B11BC5" w:rsidRPr="009432B9" w:rsidRDefault="00B11BC5" w:rsidP="004D469C">
      <w:pPr>
        <w:pStyle w:val="ListParagraph"/>
        <w:numPr>
          <w:ilvl w:val="0"/>
          <w:numId w:val="1"/>
        </w:num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color w:val="000000" w:themeColor="text1"/>
          <w:sz w:val="24"/>
          <w:szCs w:val="24"/>
        </w:rPr>
        <w:t xml:space="preserve">Create SSH Key </w:t>
      </w:r>
    </w:p>
    <w:p w14:paraId="5C11C162" w14:textId="77777777" w:rsidR="009F1468" w:rsidRDefault="00B11BC5" w:rsidP="004D469C">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noProof/>
          <w:color w:val="000000" w:themeColor="text1"/>
          <w:sz w:val="24"/>
          <w:szCs w:val="24"/>
        </w:rPr>
        <w:drawing>
          <wp:inline distT="0" distB="0" distL="0" distR="0" wp14:anchorId="1E1220A5" wp14:editId="387B1E0D">
            <wp:extent cx="4012019" cy="2028732"/>
            <wp:effectExtent l="0" t="0" r="7620" b="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KeyG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0687" cy="2103908"/>
                    </a:xfrm>
                    <a:prstGeom prst="rect">
                      <a:avLst/>
                    </a:prstGeom>
                  </pic:spPr>
                </pic:pic>
              </a:graphicData>
            </a:graphic>
          </wp:inline>
        </w:drawing>
      </w:r>
    </w:p>
    <w:p w14:paraId="3034B7D3" w14:textId="77777777" w:rsidR="008865E8" w:rsidRDefault="008865E8" w:rsidP="004D469C">
      <w:pPr>
        <w:spacing w:line="360" w:lineRule="auto"/>
        <w:jc w:val="both"/>
        <w:rPr>
          <w:rFonts w:ascii="Arial" w:eastAsia="Times New Roman" w:hAnsi="Arial" w:cs="Arial"/>
          <w:color w:val="000000" w:themeColor="text1"/>
          <w:sz w:val="24"/>
          <w:szCs w:val="24"/>
        </w:rPr>
      </w:pPr>
    </w:p>
    <w:p w14:paraId="717CF0B7" w14:textId="18EE5D64" w:rsidR="008865E8" w:rsidRDefault="008865E8" w:rsidP="004D469C">
      <w:pPr>
        <w:spacing w:line="360" w:lineRule="auto"/>
        <w:jc w:val="both"/>
        <w:rPr>
          <w:ins w:id="1532" w:author="Aditya" w:date="2017-12-01T04:52:00Z"/>
          <w:rFonts w:ascii="Arial" w:eastAsia="Times New Roman" w:hAnsi="Arial" w:cs="Arial"/>
          <w:color w:val="000000" w:themeColor="text1"/>
          <w:sz w:val="24"/>
          <w:szCs w:val="24"/>
        </w:rPr>
      </w:pPr>
    </w:p>
    <w:p w14:paraId="0B8181A6" w14:textId="5ED8E7AF" w:rsidR="00D449E0" w:rsidRDefault="00D449E0" w:rsidP="004D469C">
      <w:pPr>
        <w:spacing w:line="360" w:lineRule="auto"/>
        <w:jc w:val="both"/>
        <w:rPr>
          <w:ins w:id="1533" w:author="Aditya" w:date="2017-12-01T04:52:00Z"/>
          <w:rFonts w:ascii="Arial" w:eastAsia="Times New Roman" w:hAnsi="Arial" w:cs="Arial"/>
          <w:color w:val="000000" w:themeColor="text1"/>
          <w:sz w:val="24"/>
          <w:szCs w:val="24"/>
        </w:rPr>
      </w:pPr>
    </w:p>
    <w:p w14:paraId="423D1C62" w14:textId="77777777" w:rsidR="00D449E0" w:rsidRDefault="00D449E0" w:rsidP="004D469C">
      <w:pPr>
        <w:spacing w:line="360" w:lineRule="auto"/>
        <w:jc w:val="both"/>
        <w:rPr>
          <w:rFonts w:ascii="Arial" w:eastAsia="Times New Roman" w:hAnsi="Arial" w:cs="Arial"/>
          <w:color w:val="000000" w:themeColor="text1"/>
          <w:sz w:val="24"/>
          <w:szCs w:val="24"/>
        </w:rPr>
      </w:pPr>
    </w:p>
    <w:p w14:paraId="612B9F3B" w14:textId="77777777" w:rsidR="007C32DA" w:rsidRPr="009F1468" w:rsidRDefault="007C32DA" w:rsidP="004D469C">
      <w:pPr>
        <w:spacing w:line="360" w:lineRule="auto"/>
        <w:jc w:val="both"/>
        <w:rPr>
          <w:rFonts w:ascii="Arial" w:eastAsia="Times New Roman" w:hAnsi="Arial" w:cs="Arial"/>
          <w:color w:val="000000" w:themeColor="text1"/>
          <w:sz w:val="24"/>
          <w:szCs w:val="24"/>
        </w:rPr>
      </w:pPr>
      <w:r w:rsidRPr="009432B9">
        <w:rPr>
          <w:rFonts w:ascii="Arial" w:eastAsia="Times New Roman" w:hAnsi="Arial" w:cs="Arial"/>
          <w:b/>
          <w:color w:val="000000" w:themeColor="text1"/>
          <w:sz w:val="24"/>
          <w:szCs w:val="24"/>
        </w:rPr>
        <w:lastRenderedPageBreak/>
        <w:t>Appendix C - Terraform Scripts to implement 1</w:t>
      </w:r>
      <w:r w:rsidRPr="009432B9">
        <w:rPr>
          <w:rFonts w:ascii="Arial" w:eastAsia="Times New Roman" w:hAnsi="Arial" w:cs="Arial"/>
          <w:b/>
          <w:color w:val="000000" w:themeColor="text1"/>
          <w:sz w:val="24"/>
          <w:szCs w:val="24"/>
          <w:vertAlign w:val="superscript"/>
        </w:rPr>
        <w:t>st</w:t>
      </w:r>
      <w:r w:rsidRPr="009432B9">
        <w:rPr>
          <w:rFonts w:ascii="Arial" w:eastAsia="Times New Roman" w:hAnsi="Arial" w:cs="Arial"/>
          <w:b/>
          <w:color w:val="000000" w:themeColor="text1"/>
          <w:sz w:val="24"/>
          <w:szCs w:val="24"/>
        </w:rPr>
        <w:t xml:space="preserve"> set of infrastructures requirements.</w:t>
      </w:r>
    </w:p>
    <w:p w14:paraId="618872EC" w14:textId="77777777" w:rsidR="007C32DA" w:rsidRPr="009F1468" w:rsidRDefault="007C32DA" w:rsidP="004D469C">
      <w:pPr>
        <w:spacing w:line="360" w:lineRule="auto"/>
        <w:jc w:val="both"/>
        <w:rPr>
          <w:rFonts w:ascii="Arial" w:eastAsia="Times New Roman" w:hAnsi="Arial" w:cs="Arial"/>
          <w:b/>
          <w:color w:val="000000" w:themeColor="text1"/>
          <w:sz w:val="16"/>
          <w:szCs w:val="16"/>
        </w:rPr>
      </w:pPr>
    </w:p>
    <w:p w14:paraId="4AADB56E" w14:textId="77777777" w:rsidR="007C32DA" w:rsidRPr="00947A4B" w:rsidRDefault="007C32DA" w:rsidP="004D469C">
      <w:pPr>
        <w:pStyle w:val="ListParagraph"/>
        <w:numPr>
          <w:ilvl w:val="0"/>
          <w:numId w:val="2"/>
        </w:numPr>
        <w:spacing w:line="360" w:lineRule="auto"/>
        <w:jc w:val="both"/>
        <w:rPr>
          <w:rFonts w:ascii="Arial" w:eastAsia="Times New Roman" w:hAnsi="Arial" w:cs="Arial"/>
          <w:b/>
          <w:color w:val="000000" w:themeColor="text1"/>
          <w:sz w:val="24"/>
          <w:szCs w:val="24"/>
        </w:rPr>
      </w:pPr>
      <w:r w:rsidRPr="00947A4B">
        <w:rPr>
          <w:rFonts w:ascii="Arial" w:eastAsia="Times New Roman" w:hAnsi="Arial" w:cs="Arial"/>
          <w:b/>
          <w:color w:val="000000" w:themeColor="text1"/>
          <w:sz w:val="24"/>
          <w:szCs w:val="24"/>
        </w:rPr>
        <w:t xml:space="preserve">Main.tf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79"/>
        <w:gridCol w:w="5637"/>
      </w:tblGrid>
      <w:tr w:rsidR="009432B9" w:rsidRPr="009F1468" w14:paraId="3B028D51" w14:textId="77777777" w:rsidTr="007C32DA">
        <w:trPr>
          <w:gridAfter w:val="1"/>
        </w:trPr>
        <w:tc>
          <w:tcPr>
            <w:tcW w:w="0" w:type="auto"/>
            <w:shd w:val="clear" w:color="auto" w:fill="FFFFFF"/>
            <w:tcMar>
              <w:top w:w="0" w:type="dxa"/>
              <w:left w:w="150" w:type="dxa"/>
              <w:bottom w:w="0" w:type="dxa"/>
              <w:right w:w="150" w:type="dxa"/>
            </w:tcMar>
            <w:hideMark/>
          </w:tcPr>
          <w:p w14:paraId="051613C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provider "aws" {</w:t>
            </w:r>
          </w:p>
        </w:tc>
      </w:tr>
      <w:tr w:rsidR="009432B9" w:rsidRPr="009F1468" w14:paraId="1987C04E" w14:textId="77777777" w:rsidTr="007C32DA">
        <w:tc>
          <w:tcPr>
            <w:tcW w:w="750" w:type="dxa"/>
            <w:shd w:val="clear" w:color="auto" w:fill="FFFFFF"/>
            <w:noWrap/>
            <w:tcMar>
              <w:top w:w="0" w:type="dxa"/>
              <w:left w:w="150" w:type="dxa"/>
              <w:bottom w:w="0" w:type="dxa"/>
              <w:right w:w="150" w:type="dxa"/>
            </w:tcMar>
            <w:hideMark/>
          </w:tcPr>
          <w:p w14:paraId="6BF4413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4764D7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region = "${var.aws_region}"</w:t>
            </w:r>
          </w:p>
        </w:tc>
      </w:tr>
      <w:tr w:rsidR="009432B9" w:rsidRPr="009F1468" w14:paraId="16D64A4D" w14:textId="77777777" w:rsidTr="007C32DA">
        <w:tc>
          <w:tcPr>
            <w:tcW w:w="750" w:type="dxa"/>
            <w:shd w:val="clear" w:color="auto" w:fill="FFFFFF"/>
            <w:noWrap/>
            <w:tcMar>
              <w:top w:w="0" w:type="dxa"/>
              <w:left w:w="150" w:type="dxa"/>
              <w:bottom w:w="0" w:type="dxa"/>
              <w:right w:w="150" w:type="dxa"/>
            </w:tcMar>
            <w:hideMark/>
          </w:tcPr>
          <w:p w14:paraId="07E9288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6C4CC17"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profile = "${var.aws_profile}"</w:t>
            </w:r>
          </w:p>
        </w:tc>
      </w:tr>
      <w:tr w:rsidR="009432B9" w:rsidRPr="009F1468" w14:paraId="5F0953AC" w14:textId="77777777" w:rsidTr="007C32DA">
        <w:tc>
          <w:tcPr>
            <w:tcW w:w="750" w:type="dxa"/>
            <w:shd w:val="clear" w:color="auto" w:fill="FFFFFF"/>
            <w:noWrap/>
            <w:tcMar>
              <w:top w:w="0" w:type="dxa"/>
              <w:left w:w="150" w:type="dxa"/>
              <w:bottom w:w="0" w:type="dxa"/>
              <w:right w:w="150" w:type="dxa"/>
            </w:tcMar>
            <w:hideMark/>
          </w:tcPr>
          <w:p w14:paraId="35ED2B7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66A83BC1"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w:t>
            </w:r>
          </w:p>
        </w:tc>
      </w:tr>
      <w:tr w:rsidR="009432B9" w:rsidRPr="009F1468" w14:paraId="013FA331" w14:textId="77777777" w:rsidTr="007C32DA">
        <w:tc>
          <w:tcPr>
            <w:tcW w:w="750" w:type="dxa"/>
            <w:shd w:val="clear" w:color="auto" w:fill="FFFFFF"/>
            <w:noWrap/>
            <w:tcMar>
              <w:top w:w="0" w:type="dxa"/>
              <w:left w:w="150" w:type="dxa"/>
              <w:bottom w:w="0" w:type="dxa"/>
              <w:right w:w="150" w:type="dxa"/>
            </w:tcMar>
            <w:hideMark/>
          </w:tcPr>
          <w:p w14:paraId="03DBD14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2F8DBA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400E578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4223CF65" w14:textId="77777777" w:rsidTr="007C32DA">
        <w:tc>
          <w:tcPr>
            <w:tcW w:w="750" w:type="dxa"/>
            <w:shd w:val="clear" w:color="auto" w:fill="FFFFFF"/>
            <w:noWrap/>
            <w:tcMar>
              <w:top w:w="0" w:type="dxa"/>
              <w:left w:w="150" w:type="dxa"/>
              <w:bottom w:w="0" w:type="dxa"/>
              <w:right w:w="150" w:type="dxa"/>
            </w:tcMar>
            <w:hideMark/>
          </w:tcPr>
          <w:p w14:paraId="0164528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0BF336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resource "aws_vpc" "vpc" {</w:t>
            </w:r>
          </w:p>
        </w:tc>
      </w:tr>
      <w:tr w:rsidR="009432B9" w:rsidRPr="009F1468" w14:paraId="41ABEB3D" w14:textId="77777777" w:rsidTr="007C32DA">
        <w:tc>
          <w:tcPr>
            <w:tcW w:w="750" w:type="dxa"/>
            <w:shd w:val="clear" w:color="auto" w:fill="FFFFFF"/>
            <w:noWrap/>
            <w:tcMar>
              <w:top w:w="0" w:type="dxa"/>
              <w:left w:w="150" w:type="dxa"/>
              <w:bottom w:w="0" w:type="dxa"/>
              <w:right w:w="150" w:type="dxa"/>
            </w:tcMar>
            <w:hideMark/>
          </w:tcPr>
          <w:p w14:paraId="72D82023"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6855E12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cidr_block = "10.0.0.0/16"</w:t>
            </w:r>
          </w:p>
        </w:tc>
      </w:tr>
      <w:tr w:rsidR="009432B9" w:rsidRPr="009F1468" w14:paraId="002566E8" w14:textId="77777777" w:rsidTr="007C32DA">
        <w:tc>
          <w:tcPr>
            <w:tcW w:w="750" w:type="dxa"/>
            <w:shd w:val="clear" w:color="auto" w:fill="FFFFFF"/>
            <w:noWrap/>
            <w:tcMar>
              <w:top w:w="0" w:type="dxa"/>
              <w:left w:w="150" w:type="dxa"/>
              <w:bottom w:w="0" w:type="dxa"/>
              <w:right w:w="150" w:type="dxa"/>
            </w:tcMar>
            <w:hideMark/>
          </w:tcPr>
          <w:p w14:paraId="7B6C5AF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6EAFE2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w:t>
            </w:r>
          </w:p>
        </w:tc>
      </w:tr>
      <w:tr w:rsidR="009432B9" w:rsidRPr="009F1468" w14:paraId="2390979E" w14:textId="77777777" w:rsidTr="007C32DA">
        <w:tc>
          <w:tcPr>
            <w:tcW w:w="750" w:type="dxa"/>
            <w:shd w:val="clear" w:color="auto" w:fill="FFFFFF"/>
            <w:noWrap/>
            <w:tcMar>
              <w:top w:w="0" w:type="dxa"/>
              <w:left w:w="150" w:type="dxa"/>
              <w:bottom w:w="0" w:type="dxa"/>
              <w:right w:w="150" w:type="dxa"/>
            </w:tcMar>
            <w:hideMark/>
          </w:tcPr>
          <w:p w14:paraId="35E976F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886EEA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4B7D5E1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03C260B0" w14:textId="77777777" w:rsidTr="007C32DA">
        <w:tc>
          <w:tcPr>
            <w:tcW w:w="750" w:type="dxa"/>
            <w:shd w:val="clear" w:color="auto" w:fill="FFFFFF"/>
            <w:noWrap/>
            <w:tcMar>
              <w:top w:w="0" w:type="dxa"/>
              <w:left w:w="150" w:type="dxa"/>
              <w:bottom w:w="0" w:type="dxa"/>
              <w:right w:w="150" w:type="dxa"/>
            </w:tcMar>
            <w:hideMark/>
          </w:tcPr>
          <w:p w14:paraId="7D153F6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32DEBF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Create an internet gateway to give our subnet access to the open internet</w:t>
            </w:r>
          </w:p>
        </w:tc>
      </w:tr>
      <w:tr w:rsidR="009432B9" w:rsidRPr="009F1468" w14:paraId="224F7C30" w14:textId="77777777" w:rsidTr="007C32DA">
        <w:tc>
          <w:tcPr>
            <w:tcW w:w="750" w:type="dxa"/>
            <w:shd w:val="clear" w:color="auto" w:fill="FFFFFF"/>
            <w:noWrap/>
            <w:tcMar>
              <w:top w:w="0" w:type="dxa"/>
              <w:left w:w="150" w:type="dxa"/>
              <w:bottom w:w="0" w:type="dxa"/>
              <w:right w:w="150" w:type="dxa"/>
            </w:tcMar>
            <w:hideMark/>
          </w:tcPr>
          <w:p w14:paraId="5304006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B8F44C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resource "aws_internet_gateway" "internet-gateway" {</w:t>
            </w:r>
          </w:p>
        </w:tc>
      </w:tr>
      <w:tr w:rsidR="009432B9" w:rsidRPr="009F1468" w14:paraId="67ED5CF3" w14:textId="77777777" w:rsidTr="007C32DA">
        <w:tc>
          <w:tcPr>
            <w:tcW w:w="750" w:type="dxa"/>
            <w:shd w:val="clear" w:color="auto" w:fill="FFFFFF"/>
            <w:noWrap/>
            <w:tcMar>
              <w:top w:w="0" w:type="dxa"/>
              <w:left w:w="150" w:type="dxa"/>
              <w:bottom w:w="0" w:type="dxa"/>
              <w:right w:w="150" w:type="dxa"/>
            </w:tcMar>
            <w:hideMark/>
          </w:tcPr>
          <w:p w14:paraId="5E5BFFB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A6F391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vpc_id = "${aws_vpc.vpc.id}"</w:t>
            </w:r>
          </w:p>
        </w:tc>
      </w:tr>
      <w:tr w:rsidR="009432B9" w:rsidRPr="009F1468" w14:paraId="6589951C" w14:textId="77777777" w:rsidTr="007C32DA">
        <w:tc>
          <w:tcPr>
            <w:tcW w:w="750" w:type="dxa"/>
            <w:shd w:val="clear" w:color="auto" w:fill="FFFFFF"/>
            <w:noWrap/>
            <w:tcMar>
              <w:top w:w="0" w:type="dxa"/>
              <w:left w:w="150" w:type="dxa"/>
              <w:bottom w:w="0" w:type="dxa"/>
              <w:right w:w="150" w:type="dxa"/>
            </w:tcMar>
            <w:hideMark/>
          </w:tcPr>
          <w:p w14:paraId="1813C85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49F8B6C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w:t>
            </w:r>
          </w:p>
        </w:tc>
      </w:tr>
      <w:tr w:rsidR="009432B9" w:rsidRPr="009F1468" w14:paraId="379C0D24" w14:textId="77777777" w:rsidTr="007C32DA">
        <w:tc>
          <w:tcPr>
            <w:tcW w:w="750" w:type="dxa"/>
            <w:shd w:val="clear" w:color="auto" w:fill="FFFFFF"/>
            <w:noWrap/>
            <w:tcMar>
              <w:top w:w="0" w:type="dxa"/>
              <w:left w:w="150" w:type="dxa"/>
              <w:bottom w:w="0" w:type="dxa"/>
              <w:right w:w="150" w:type="dxa"/>
            </w:tcMar>
            <w:hideMark/>
          </w:tcPr>
          <w:p w14:paraId="6A2A4DA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73F2E55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4856738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37B67129" w14:textId="77777777" w:rsidTr="007C32DA">
        <w:tc>
          <w:tcPr>
            <w:tcW w:w="750" w:type="dxa"/>
            <w:shd w:val="clear" w:color="auto" w:fill="FFFFFF"/>
            <w:noWrap/>
            <w:tcMar>
              <w:top w:w="0" w:type="dxa"/>
              <w:left w:w="150" w:type="dxa"/>
              <w:bottom w:w="0" w:type="dxa"/>
              <w:right w:w="150" w:type="dxa"/>
            </w:tcMar>
            <w:hideMark/>
          </w:tcPr>
          <w:p w14:paraId="78B0EFE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6F031E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Give the VPC internet access on its main route table</w:t>
            </w:r>
          </w:p>
        </w:tc>
      </w:tr>
      <w:tr w:rsidR="009432B9" w:rsidRPr="009F1468" w14:paraId="7C8A66D9" w14:textId="77777777" w:rsidTr="007C32DA">
        <w:tc>
          <w:tcPr>
            <w:tcW w:w="750" w:type="dxa"/>
            <w:shd w:val="clear" w:color="auto" w:fill="FFFFFF"/>
            <w:noWrap/>
            <w:tcMar>
              <w:top w:w="0" w:type="dxa"/>
              <w:left w:w="150" w:type="dxa"/>
              <w:bottom w:w="0" w:type="dxa"/>
              <w:right w:w="150" w:type="dxa"/>
            </w:tcMar>
            <w:hideMark/>
          </w:tcPr>
          <w:p w14:paraId="6D20055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07AA7F7"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resource "aws_route" "internet_access" {</w:t>
            </w:r>
          </w:p>
        </w:tc>
      </w:tr>
      <w:tr w:rsidR="009432B9" w:rsidRPr="009F1468" w14:paraId="1D7FA74B" w14:textId="77777777" w:rsidTr="007C32DA">
        <w:tc>
          <w:tcPr>
            <w:tcW w:w="750" w:type="dxa"/>
            <w:shd w:val="clear" w:color="auto" w:fill="FFFFFF"/>
            <w:noWrap/>
            <w:tcMar>
              <w:top w:w="0" w:type="dxa"/>
              <w:left w:w="150" w:type="dxa"/>
              <w:bottom w:w="0" w:type="dxa"/>
              <w:right w:w="150" w:type="dxa"/>
            </w:tcMar>
            <w:hideMark/>
          </w:tcPr>
          <w:p w14:paraId="649894E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4C957A3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route_table_id         = "${aws_vpc.vpc.main_route_table_id}"</w:t>
            </w:r>
          </w:p>
        </w:tc>
      </w:tr>
      <w:tr w:rsidR="009432B9" w:rsidRPr="009F1468" w14:paraId="5272C7D2" w14:textId="77777777" w:rsidTr="007C32DA">
        <w:tc>
          <w:tcPr>
            <w:tcW w:w="750" w:type="dxa"/>
            <w:shd w:val="clear" w:color="auto" w:fill="FFFFFF"/>
            <w:noWrap/>
            <w:tcMar>
              <w:top w:w="0" w:type="dxa"/>
              <w:left w:w="150" w:type="dxa"/>
              <w:bottom w:w="0" w:type="dxa"/>
              <w:right w:w="150" w:type="dxa"/>
            </w:tcMar>
            <w:hideMark/>
          </w:tcPr>
          <w:p w14:paraId="4541AB0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34A3F8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destination_cidr_block = "0.0.0.0/0"</w:t>
            </w:r>
          </w:p>
        </w:tc>
      </w:tr>
      <w:tr w:rsidR="009432B9" w:rsidRPr="009F1468" w14:paraId="2F22C47D" w14:textId="77777777" w:rsidTr="007C32DA">
        <w:tc>
          <w:tcPr>
            <w:tcW w:w="750" w:type="dxa"/>
            <w:shd w:val="clear" w:color="auto" w:fill="FFFFFF"/>
            <w:noWrap/>
            <w:tcMar>
              <w:top w:w="0" w:type="dxa"/>
              <w:left w:w="150" w:type="dxa"/>
              <w:bottom w:w="0" w:type="dxa"/>
              <w:right w:w="150" w:type="dxa"/>
            </w:tcMar>
            <w:hideMark/>
          </w:tcPr>
          <w:p w14:paraId="1868B795"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457960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gateway_id             = "${aws_internet_gateway.internet-gateway.id}"</w:t>
            </w:r>
          </w:p>
        </w:tc>
      </w:tr>
      <w:tr w:rsidR="009432B9" w:rsidRPr="009F1468" w14:paraId="3EEC30D0" w14:textId="77777777" w:rsidTr="007C32DA">
        <w:tc>
          <w:tcPr>
            <w:tcW w:w="750" w:type="dxa"/>
            <w:shd w:val="clear" w:color="auto" w:fill="FFFFFF"/>
            <w:noWrap/>
            <w:tcMar>
              <w:top w:w="0" w:type="dxa"/>
              <w:left w:w="150" w:type="dxa"/>
              <w:bottom w:w="0" w:type="dxa"/>
              <w:right w:w="150" w:type="dxa"/>
            </w:tcMar>
            <w:hideMark/>
          </w:tcPr>
          <w:p w14:paraId="63D8A941"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9E2052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w:t>
            </w:r>
          </w:p>
        </w:tc>
      </w:tr>
      <w:tr w:rsidR="009432B9" w:rsidRPr="009F1468" w14:paraId="52262D8B" w14:textId="77777777" w:rsidTr="007C32DA">
        <w:tc>
          <w:tcPr>
            <w:tcW w:w="750" w:type="dxa"/>
            <w:shd w:val="clear" w:color="auto" w:fill="FFFFFF"/>
            <w:noWrap/>
            <w:tcMar>
              <w:top w:w="0" w:type="dxa"/>
              <w:left w:w="150" w:type="dxa"/>
              <w:bottom w:w="0" w:type="dxa"/>
              <w:right w:w="150" w:type="dxa"/>
            </w:tcMar>
            <w:hideMark/>
          </w:tcPr>
          <w:p w14:paraId="0619634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702216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47C7AC3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2C9889ED" w14:textId="77777777" w:rsidTr="007C32DA">
        <w:tc>
          <w:tcPr>
            <w:tcW w:w="750" w:type="dxa"/>
            <w:shd w:val="clear" w:color="auto" w:fill="FFFFFF"/>
            <w:noWrap/>
            <w:tcMar>
              <w:top w:w="0" w:type="dxa"/>
              <w:left w:w="150" w:type="dxa"/>
              <w:bottom w:w="0" w:type="dxa"/>
              <w:right w:w="150" w:type="dxa"/>
            </w:tcMar>
            <w:hideMark/>
          </w:tcPr>
          <w:p w14:paraId="1DAE017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77C0A01"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Create a subnet to launch our instances into</w:t>
            </w:r>
          </w:p>
        </w:tc>
      </w:tr>
      <w:tr w:rsidR="009432B9" w:rsidRPr="009F1468" w14:paraId="682784FE" w14:textId="77777777" w:rsidTr="007C32DA">
        <w:tc>
          <w:tcPr>
            <w:tcW w:w="750" w:type="dxa"/>
            <w:shd w:val="clear" w:color="auto" w:fill="FFFFFF"/>
            <w:noWrap/>
            <w:tcMar>
              <w:top w:w="0" w:type="dxa"/>
              <w:left w:w="150" w:type="dxa"/>
              <w:bottom w:w="0" w:type="dxa"/>
              <w:right w:w="150" w:type="dxa"/>
            </w:tcMar>
            <w:hideMark/>
          </w:tcPr>
          <w:p w14:paraId="72F0207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11A472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resource "aws_subnet" "default" {</w:t>
            </w:r>
          </w:p>
        </w:tc>
      </w:tr>
      <w:tr w:rsidR="009432B9" w:rsidRPr="009F1468" w14:paraId="7E4A09B1" w14:textId="77777777" w:rsidTr="007C32DA">
        <w:tc>
          <w:tcPr>
            <w:tcW w:w="750" w:type="dxa"/>
            <w:shd w:val="clear" w:color="auto" w:fill="FFFFFF"/>
            <w:noWrap/>
            <w:tcMar>
              <w:top w:w="0" w:type="dxa"/>
              <w:left w:w="150" w:type="dxa"/>
              <w:bottom w:w="0" w:type="dxa"/>
              <w:right w:w="150" w:type="dxa"/>
            </w:tcMar>
            <w:hideMark/>
          </w:tcPr>
          <w:p w14:paraId="4F25F37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7DFA16C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vpc_id                  = "${aws_vpc.vpc.id}"</w:t>
            </w:r>
          </w:p>
        </w:tc>
      </w:tr>
      <w:tr w:rsidR="009432B9" w:rsidRPr="009F1468" w14:paraId="45805F7B" w14:textId="77777777" w:rsidTr="007C32DA">
        <w:tc>
          <w:tcPr>
            <w:tcW w:w="750" w:type="dxa"/>
            <w:shd w:val="clear" w:color="auto" w:fill="FFFFFF"/>
            <w:noWrap/>
            <w:tcMar>
              <w:top w:w="0" w:type="dxa"/>
              <w:left w:w="150" w:type="dxa"/>
              <w:bottom w:w="0" w:type="dxa"/>
              <w:right w:w="150" w:type="dxa"/>
            </w:tcMar>
            <w:hideMark/>
          </w:tcPr>
          <w:p w14:paraId="7962CD4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E6AE281"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cidr_block              = "10.0.1.0/24"</w:t>
            </w:r>
          </w:p>
        </w:tc>
      </w:tr>
      <w:tr w:rsidR="009432B9" w:rsidRPr="009F1468" w14:paraId="317684C2" w14:textId="77777777" w:rsidTr="007C32DA">
        <w:tc>
          <w:tcPr>
            <w:tcW w:w="750" w:type="dxa"/>
            <w:shd w:val="clear" w:color="auto" w:fill="FFFFFF"/>
            <w:noWrap/>
            <w:tcMar>
              <w:top w:w="0" w:type="dxa"/>
              <w:left w:w="150" w:type="dxa"/>
              <w:bottom w:w="0" w:type="dxa"/>
              <w:right w:w="150" w:type="dxa"/>
            </w:tcMar>
            <w:hideMark/>
          </w:tcPr>
          <w:p w14:paraId="68DBCBB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32444F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map_public_ip_on_launch = true</w:t>
            </w:r>
          </w:p>
        </w:tc>
      </w:tr>
      <w:tr w:rsidR="009432B9" w:rsidRPr="009F1468" w14:paraId="748308CB" w14:textId="77777777" w:rsidTr="007C32DA">
        <w:tc>
          <w:tcPr>
            <w:tcW w:w="750" w:type="dxa"/>
            <w:shd w:val="clear" w:color="auto" w:fill="FFFFFF"/>
            <w:noWrap/>
            <w:tcMar>
              <w:top w:w="0" w:type="dxa"/>
              <w:left w:w="150" w:type="dxa"/>
              <w:bottom w:w="0" w:type="dxa"/>
              <w:right w:w="150" w:type="dxa"/>
            </w:tcMar>
            <w:hideMark/>
          </w:tcPr>
          <w:p w14:paraId="2ACFD5D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24AE735"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0E9490C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459466B5" w14:textId="77777777" w:rsidTr="007C32DA">
        <w:tc>
          <w:tcPr>
            <w:tcW w:w="750" w:type="dxa"/>
            <w:shd w:val="clear" w:color="auto" w:fill="FFFFFF"/>
            <w:noWrap/>
            <w:tcMar>
              <w:top w:w="0" w:type="dxa"/>
              <w:left w:w="150" w:type="dxa"/>
              <w:bottom w:w="0" w:type="dxa"/>
              <w:right w:w="150" w:type="dxa"/>
            </w:tcMar>
            <w:hideMark/>
          </w:tcPr>
          <w:p w14:paraId="61F5572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C1DFD8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tags {</w:t>
            </w:r>
          </w:p>
        </w:tc>
      </w:tr>
      <w:tr w:rsidR="009432B9" w:rsidRPr="009F1468" w14:paraId="2FBA0CB0" w14:textId="77777777" w:rsidTr="007C32DA">
        <w:tc>
          <w:tcPr>
            <w:tcW w:w="750" w:type="dxa"/>
            <w:shd w:val="clear" w:color="auto" w:fill="FFFFFF"/>
            <w:noWrap/>
            <w:tcMar>
              <w:top w:w="0" w:type="dxa"/>
              <w:left w:w="150" w:type="dxa"/>
              <w:bottom w:w="0" w:type="dxa"/>
              <w:right w:w="150" w:type="dxa"/>
            </w:tcMar>
            <w:hideMark/>
          </w:tcPr>
          <w:p w14:paraId="693503D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1E16A5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Name = "Public"</w:t>
            </w:r>
          </w:p>
        </w:tc>
      </w:tr>
      <w:tr w:rsidR="009432B9" w:rsidRPr="009F1468" w14:paraId="525E8B67" w14:textId="77777777" w:rsidTr="007C32DA">
        <w:tc>
          <w:tcPr>
            <w:tcW w:w="750" w:type="dxa"/>
            <w:shd w:val="clear" w:color="auto" w:fill="FFFFFF"/>
            <w:noWrap/>
            <w:tcMar>
              <w:top w:w="0" w:type="dxa"/>
              <w:left w:w="150" w:type="dxa"/>
              <w:bottom w:w="0" w:type="dxa"/>
              <w:right w:w="150" w:type="dxa"/>
            </w:tcMar>
            <w:hideMark/>
          </w:tcPr>
          <w:p w14:paraId="0F85776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E43995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w:t>
            </w:r>
          </w:p>
        </w:tc>
      </w:tr>
      <w:tr w:rsidR="009432B9" w:rsidRPr="009F1468" w14:paraId="207FE921" w14:textId="77777777" w:rsidTr="007C32DA">
        <w:tc>
          <w:tcPr>
            <w:tcW w:w="750" w:type="dxa"/>
            <w:shd w:val="clear" w:color="auto" w:fill="FFFFFF"/>
            <w:noWrap/>
            <w:tcMar>
              <w:top w:w="0" w:type="dxa"/>
              <w:left w:w="150" w:type="dxa"/>
              <w:bottom w:w="0" w:type="dxa"/>
              <w:right w:w="150" w:type="dxa"/>
            </w:tcMar>
            <w:hideMark/>
          </w:tcPr>
          <w:p w14:paraId="1016BE5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391EEB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w:t>
            </w:r>
          </w:p>
        </w:tc>
      </w:tr>
      <w:tr w:rsidR="009432B9" w:rsidRPr="009F1468" w14:paraId="6C59224D" w14:textId="77777777" w:rsidTr="007C32DA">
        <w:tc>
          <w:tcPr>
            <w:tcW w:w="750" w:type="dxa"/>
            <w:shd w:val="clear" w:color="auto" w:fill="FFFFFF"/>
            <w:noWrap/>
            <w:tcMar>
              <w:top w:w="0" w:type="dxa"/>
              <w:left w:w="150" w:type="dxa"/>
              <w:bottom w:w="0" w:type="dxa"/>
              <w:right w:w="150" w:type="dxa"/>
            </w:tcMar>
            <w:hideMark/>
          </w:tcPr>
          <w:p w14:paraId="661F5A1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BD14DD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07A5527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1125DE27" w14:textId="77777777" w:rsidTr="007C32DA">
        <w:tc>
          <w:tcPr>
            <w:tcW w:w="750" w:type="dxa"/>
            <w:shd w:val="clear" w:color="auto" w:fill="FFFFFF"/>
            <w:noWrap/>
            <w:tcMar>
              <w:top w:w="0" w:type="dxa"/>
              <w:left w:w="150" w:type="dxa"/>
              <w:bottom w:w="0" w:type="dxa"/>
              <w:right w:w="150" w:type="dxa"/>
            </w:tcMar>
            <w:hideMark/>
          </w:tcPr>
          <w:p w14:paraId="3285CEF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261E89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Our default security group to access</w:t>
            </w:r>
          </w:p>
        </w:tc>
      </w:tr>
      <w:tr w:rsidR="009432B9" w:rsidRPr="009F1468" w14:paraId="716B4824" w14:textId="77777777" w:rsidTr="007C32DA">
        <w:tc>
          <w:tcPr>
            <w:tcW w:w="750" w:type="dxa"/>
            <w:shd w:val="clear" w:color="auto" w:fill="FFFFFF"/>
            <w:noWrap/>
            <w:tcMar>
              <w:top w:w="0" w:type="dxa"/>
              <w:left w:w="150" w:type="dxa"/>
              <w:bottom w:w="0" w:type="dxa"/>
              <w:right w:w="150" w:type="dxa"/>
            </w:tcMar>
            <w:hideMark/>
          </w:tcPr>
          <w:p w14:paraId="74C82F1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EC39D03"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instances over SSH and HTTP</w:t>
            </w:r>
          </w:p>
        </w:tc>
      </w:tr>
      <w:tr w:rsidR="009432B9" w:rsidRPr="009F1468" w14:paraId="04BDF3AF" w14:textId="77777777" w:rsidTr="007C32DA">
        <w:tc>
          <w:tcPr>
            <w:tcW w:w="750" w:type="dxa"/>
            <w:shd w:val="clear" w:color="auto" w:fill="FFFFFF"/>
            <w:noWrap/>
            <w:tcMar>
              <w:top w:w="0" w:type="dxa"/>
              <w:left w:w="150" w:type="dxa"/>
              <w:bottom w:w="0" w:type="dxa"/>
              <w:right w:w="150" w:type="dxa"/>
            </w:tcMar>
            <w:hideMark/>
          </w:tcPr>
          <w:p w14:paraId="3BBB74E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1819F03"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resource "aws_security_group" "default" {</w:t>
            </w:r>
          </w:p>
        </w:tc>
      </w:tr>
      <w:tr w:rsidR="009432B9" w:rsidRPr="009F1468" w14:paraId="581D5ECE" w14:textId="77777777" w:rsidTr="007C32DA">
        <w:tc>
          <w:tcPr>
            <w:tcW w:w="750" w:type="dxa"/>
            <w:shd w:val="clear" w:color="auto" w:fill="FFFFFF"/>
            <w:noWrap/>
            <w:tcMar>
              <w:top w:w="0" w:type="dxa"/>
              <w:left w:w="150" w:type="dxa"/>
              <w:bottom w:w="0" w:type="dxa"/>
              <w:right w:w="150" w:type="dxa"/>
            </w:tcMar>
            <w:hideMark/>
          </w:tcPr>
          <w:p w14:paraId="063A3FE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3B1D3F7"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name        = "terraform_securitygroup"</w:t>
            </w:r>
          </w:p>
        </w:tc>
      </w:tr>
      <w:tr w:rsidR="009432B9" w:rsidRPr="009F1468" w14:paraId="3C6AFC55" w14:textId="77777777" w:rsidTr="007C32DA">
        <w:tc>
          <w:tcPr>
            <w:tcW w:w="750" w:type="dxa"/>
            <w:shd w:val="clear" w:color="auto" w:fill="FFFFFF"/>
            <w:noWrap/>
            <w:tcMar>
              <w:top w:w="0" w:type="dxa"/>
              <w:left w:w="150" w:type="dxa"/>
              <w:bottom w:w="0" w:type="dxa"/>
              <w:right w:w="150" w:type="dxa"/>
            </w:tcMar>
            <w:hideMark/>
          </w:tcPr>
          <w:p w14:paraId="79CAE7E3"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782EF49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description = "Used for public instances"</w:t>
            </w:r>
          </w:p>
        </w:tc>
      </w:tr>
      <w:tr w:rsidR="009432B9" w:rsidRPr="009F1468" w14:paraId="1AFE06C1" w14:textId="77777777" w:rsidTr="007C32DA">
        <w:tc>
          <w:tcPr>
            <w:tcW w:w="750" w:type="dxa"/>
            <w:shd w:val="clear" w:color="auto" w:fill="FFFFFF"/>
            <w:noWrap/>
            <w:tcMar>
              <w:top w:w="0" w:type="dxa"/>
              <w:left w:w="150" w:type="dxa"/>
              <w:bottom w:w="0" w:type="dxa"/>
              <w:right w:w="150" w:type="dxa"/>
            </w:tcMar>
            <w:hideMark/>
          </w:tcPr>
          <w:p w14:paraId="6F5F25D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03C791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vpc_id      = "${aws_vpc.vpc.id}"</w:t>
            </w:r>
          </w:p>
        </w:tc>
      </w:tr>
      <w:tr w:rsidR="009432B9" w:rsidRPr="009F1468" w14:paraId="335272B4" w14:textId="77777777" w:rsidTr="007C32DA">
        <w:tc>
          <w:tcPr>
            <w:tcW w:w="750" w:type="dxa"/>
            <w:shd w:val="clear" w:color="auto" w:fill="FFFFFF"/>
            <w:noWrap/>
            <w:tcMar>
              <w:top w:w="0" w:type="dxa"/>
              <w:left w:w="150" w:type="dxa"/>
              <w:bottom w:w="0" w:type="dxa"/>
              <w:right w:w="150" w:type="dxa"/>
            </w:tcMar>
            <w:hideMark/>
          </w:tcPr>
          <w:p w14:paraId="1E55D1B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D5B046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07C5336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6E27148F" w14:textId="77777777" w:rsidTr="007C32DA">
        <w:tc>
          <w:tcPr>
            <w:tcW w:w="750" w:type="dxa"/>
            <w:shd w:val="clear" w:color="auto" w:fill="FFFFFF"/>
            <w:noWrap/>
            <w:tcMar>
              <w:top w:w="0" w:type="dxa"/>
              <w:left w:w="150" w:type="dxa"/>
              <w:bottom w:w="0" w:type="dxa"/>
              <w:right w:w="150" w:type="dxa"/>
            </w:tcMar>
            <w:hideMark/>
          </w:tcPr>
          <w:p w14:paraId="7D072D4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7608DA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SSH access from anywhere</w:t>
            </w:r>
          </w:p>
        </w:tc>
      </w:tr>
      <w:tr w:rsidR="009432B9" w:rsidRPr="009F1468" w14:paraId="4D579DD5" w14:textId="77777777" w:rsidTr="007C32DA">
        <w:tc>
          <w:tcPr>
            <w:tcW w:w="750" w:type="dxa"/>
            <w:shd w:val="clear" w:color="auto" w:fill="FFFFFF"/>
            <w:noWrap/>
            <w:tcMar>
              <w:top w:w="0" w:type="dxa"/>
              <w:left w:w="150" w:type="dxa"/>
              <w:bottom w:w="0" w:type="dxa"/>
              <w:right w:w="150" w:type="dxa"/>
            </w:tcMar>
            <w:hideMark/>
          </w:tcPr>
          <w:p w14:paraId="6C4CAA6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433412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ingress {</w:t>
            </w:r>
          </w:p>
        </w:tc>
      </w:tr>
      <w:tr w:rsidR="009432B9" w:rsidRPr="009F1468" w14:paraId="52DAEBF3" w14:textId="77777777" w:rsidTr="007C32DA">
        <w:tc>
          <w:tcPr>
            <w:tcW w:w="750" w:type="dxa"/>
            <w:shd w:val="clear" w:color="auto" w:fill="FFFFFF"/>
            <w:noWrap/>
            <w:tcMar>
              <w:top w:w="0" w:type="dxa"/>
              <w:left w:w="150" w:type="dxa"/>
              <w:bottom w:w="0" w:type="dxa"/>
              <w:right w:w="150" w:type="dxa"/>
            </w:tcMar>
            <w:hideMark/>
          </w:tcPr>
          <w:p w14:paraId="354EC95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A8F346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from_port   = 22</w:t>
            </w:r>
          </w:p>
        </w:tc>
      </w:tr>
      <w:tr w:rsidR="009432B9" w:rsidRPr="009F1468" w14:paraId="16DB01EF" w14:textId="77777777" w:rsidTr="007C32DA">
        <w:tc>
          <w:tcPr>
            <w:tcW w:w="750" w:type="dxa"/>
            <w:shd w:val="clear" w:color="auto" w:fill="FFFFFF"/>
            <w:noWrap/>
            <w:tcMar>
              <w:top w:w="0" w:type="dxa"/>
              <w:left w:w="150" w:type="dxa"/>
              <w:bottom w:w="0" w:type="dxa"/>
              <w:right w:w="150" w:type="dxa"/>
            </w:tcMar>
            <w:hideMark/>
          </w:tcPr>
          <w:p w14:paraId="339AA58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4ECC836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to_port     = 22</w:t>
            </w:r>
          </w:p>
        </w:tc>
      </w:tr>
      <w:tr w:rsidR="009432B9" w:rsidRPr="009F1468" w14:paraId="3C7B5CDC" w14:textId="77777777" w:rsidTr="007C32DA">
        <w:tc>
          <w:tcPr>
            <w:tcW w:w="750" w:type="dxa"/>
            <w:shd w:val="clear" w:color="auto" w:fill="FFFFFF"/>
            <w:noWrap/>
            <w:tcMar>
              <w:top w:w="0" w:type="dxa"/>
              <w:left w:w="150" w:type="dxa"/>
              <w:bottom w:w="0" w:type="dxa"/>
              <w:right w:w="150" w:type="dxa"/>
            </w:tcMar>
            <w:hideMark/>
          </w:tcPr>
          <w:p w14:paraId="6AE5E1A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00F780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protocol    = "tcp"</w:t>
            </w:r>
          </w:p>
        </w:tc>
      </w:tr>
      <w:tr w:rsidR="009432B9" w:rsidRPr="009F1468" w14:paraId="4243B406" w14:textId="77777777" w:rsidTr="007C32DA">
        <w:tc>
          <w:tcPr>
            <w:tcW w:w="750" w:type="dxa"/>
            <w:shd w:val="clear" w:color="auto" w:fill="FFFFFF"/>
            <w:noWrap/>
            <w:tcMar>
              <w:top w:w="0" w:type="dxa"/>
              <w:left w:w="150" w:type="dxa"/>
              <w:bottom w:w="0" w:type="dxa"/>
              <w:right w:w="150" w:type="dxa"/>
            </w:tcMar>
            <w:hideMark/>
          </w:tcPr>
          <w:p w14:paraId="63A63AF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7B31D84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cidr_blocks = ["0.0.0.0/0"]</w:t>
            </w:r>
          </w:p>
        </w:tc>
      </w:tr>
      <w:tr w:rsidR="009432B9" w:rsidRPr="009F1468" w14:paraId="3A60AAFF" w14:textId="77777777" w:rsidTr="007C32DA">
        <w:tc>
          <w:tcPr>
            <w:tcW w:w="750" w:type="dxa"/>
            <w:shd w:val="clear" w:color="auto" w:fill="FFFFFF"/>
            <w:noWrap/>
            <w:tcMar>
              <w:top w:w="0" w:type="dxa"/>
              <w:left w:w="150" w:type="dxa"/>
              <w:bottom w:w="0" w:type="dxa"/>
              <w:right w:w="150" w:type="dxa"/>
            </w:tcMar>
            <w:hideMark/>
          </w:tcPr>
          <w:p w14:paraId="3A5E30E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4A870F3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w:t>
            </w:r>
          </w:p>
        </w:tc>
      </w:tr>
      <w:tr w:rsidR="009432B9" w:rsidRPr="009F1468" w14:paraId="40D2B74D" w14:textId="77777777" w:rsidTr="007C32DA">
        <w:tc>
          <w:tcPr>
            <w:tcW w:w="750" w:type="dxa"/>
            <w:shd w:val="clear" w:color="auto" w:fill="FFFFFF"/>
            <w:noWrap/>
            <w:tcMar>
              <w:top w:w="0" w:type="dxa"/>
              <w:left w:w="150" w:type="dxa"/>
              <w:bottom w:w="0" w:type="dxa"/>
              <w:right w:w="150" w:type="dxa"/>
            </w:tcMar>
            <w:hideMark/>
          </w:tcPr>
          <w:p w14:paraId="298CBA93"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6DE6D4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6E11ED8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4663AEC7" w14:textId="77777777" w:rsidTr="007C32DA">
        <w:tc>
          <w:tcPr>
            <w:tcW w:w="750" w:type="dxa"/>
            <w:shd w:val="clear" w:color="auto" w:fill="FFFFFF"/>
            <w:noWrap/>
            <w:tcMar>
              <w:top w:w="0" w:type="dxa"/>
              <w:left w:w="150" w:type="dxa"/>
              <w:bottom w:w="0" w:type="dxa"/>
              <w:right w:w="150" w:type="dxa"/>
            </w:tcMar>
            <w:hideMark/>
          </w:tcPr>
          <w:p w14:paraId="6ECEDBA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0CDE8A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HTTP access from the VPC</w:t>
            </w:r>
          </w:p>
        </w:tc>
      </w:tr>
      <w:tr w:rsidR="009432B9" w:rsidRPr="009F1468" w14:paraId="3F1A0192" w14:textId="77777777" w:rsidTr="007C32DA">
        <w:tc>
          <w:tcPr>
            <w:tcW w:w="750" w:type="dxa"/>
            <w:shd w:val="clear" w:color="auto" w:fill="FFFFFF"/>
            <w:noWrap/>
            <w:tcMar>
              <w:top w:w="0" w:type="dxa"/>
              <w:left w:w="150" w:type="dxa"/>
              <w:bottom w:w="0" w:type="dxa"/>
              <w:right w:w="150" w:type="dxa"/>
            </w:tcMar>
            <w:hideMark/>
          </w:tcPr>
          <w:p w14:paraId="7934ED25"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7E7A910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ingress {</w:t>
            </w:r>
          </w:p>
        </w:tc>
      </w:tr>
      <w:tr w:rsidR="009432B9" w:rsidRPr="009F1468" w14:paraId="42C96BD2" w14:textId="77777777" w:rsidTr="007C32DA">
        <w:tc>
          <w:tcPr>
            <w:tcW w:w="750" w:type="dxa"/>
            <w:shd w:val="clear" w:color="auto" w:fill="FFFFFF"/>
            <w:noWrap/>
            <w:tcMar>
              <w:top w:w="0" w:type="dxa"/>
              <w:left w:w="150" w:type="dxa"/>
              <w:bottom w:w="0" w:type="dxa"/>
              <w:right w:w="150" w:type="dxa"/>
            </w:tcMar>
            <w:hideMark/>
          </w:tcPr>
          <w:p w14:paraId="63BB240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D618F7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from_port   = 80</w:t>
            </w:r>
          </w:p>
        </w:tc>
      </w:tr>
      <w:tr w:rsidR="009432B9" w:rsidRPr="009F1468" w14:paraId="43BEA326" w14:textId="77777777" w:rsidTr="007C32DA">
        <w:tc>
          <w:tcPr>
            <w:tcW w:w="750" w:type="dxa"/>
            <w:shd w:val="clear" w:color="auto" w:fill="FFFFFF"/>
            <w:noWrap/>
            <w:tcMar>
              <w:top w:w="0" w:type="dxa"/>
              <w:left w:w="150" w:type="dxa"/>
              <w:bottom w:w="0" w:type="dxa"/>
              <w:right w:w="150" w:type="dxa"/>
            </w:tcMar>
            <w:hideMark/>
          </w:tcPr>
          <w:p w14:paraId="443A3BD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9169E2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to_port     = 80</w:t>
            </w:r>
          </w:p>
        </w:tc>
      </w:tr>
      <w:tr w:rsidR="009432B9" w:rsidRPr="009F1468" w14:paraId="79DD0C2C" w14:textId="77777777" w:rsidTr="007C32DA">
        <w:tc>
          <w:tcPr>
            <w:tcW w:w="750" w:type="dxa"/>
            <w:shd w:val="clear" w:color="auto" w:fill="FFFFFF"/>
            <w:noWrap/>
            <w:tcMar>
              <w:top w:w="0" w:type="dxa"/>
              <w:left w:w="150" w:type="dxa"/>
              <w:bottom w:w="0" w:type="dxa"/>
              <w:right w:w="150" w:type="dxa"/>
            </w:tcMar>
            <w:hideMark/>
          </w:tcPr>
          <w:p w14:paraId="0385C63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E12FF6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protocol    = "tcp"</w:t>
            </w:r>
          </w:p>
        </w:tc>
      </w:tr>
      <w:tr w:rsidR="009432B9" w:rsidRPr="009F1468" w14:paraId="1F74DF45" w14:textId="77777777" w:rsidTr="007C32DA">
        <w:tc>
          <w:tcPr>
            <w:tcW w:w="750" w:type="dxa"/>
            <w:shd w:val="clear" w:color="auto" w:fill="FFFFFF"/>
            <w:noWrap/>
            <w:tcMar>
              <w:top w:w="0" w:type="dxa"/>
              <w:left w:w="150" w:type="dxa"/>
              <w:bottom w:w="0" w:type="dxa"/>
              <w:right w:w="150" w:type="dxa"/>
            </w:tcMar>
            <w:hideMark/>
          </w:tcPr>
          <w:p w14:paraId="3028FA8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F20FC1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cidr_blocks = ["10.0.0.0/16"]</w:t>
            </w:r>
          </w:p>
        </w:tc>
      </w:tr>
      <w:tr w:rsidR="009432B9" w:rsidRPr="009F1468" w14:paraId="392D7C7E" w14:textId="77777777" w:rsidTr="007C32DA">
        <w:tc>
          <w:tcPr>
            <w:tcW w:w="750" w:type="dxa"/>
            <w:shd w:val="clear" w:color="auto" w:fill="FFFFFF"/>
            <w:noWrap/>
            <w:tcMar>
              <w:top w:w="0" w:type="dxa"/>
              <w:left w:w="150" w:type="dxa"/>
              <w:bottom w:w="0" w:type="dxa"/>
              <w:right w:w="150" w:type="dxa"/>
            </w:tcMar>
            <w:hideMark/>
          </w:tcPr>
          <w:p w14:paraId="61A621C5"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D6A7C4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w:t>
            </w:r>
          </w:p>
        </w:tc>
      </w:tr>
      <w:tr w:rsidR="009432B9" w:rsidRPr="009F1468" w14:paraId="3D24F486" w14:textId="77777777" w:rsidTr="007C32DA">
        <w:tc>
          <w:tcPr>
            <w:tcW w:w="750" w:type="dxa"/>
            <w:shd w:val="clear" w:color="auto" w:fill="FFFFFF"/>
            <w:noWrap/>
            <w:tcMar>
              <w:top w:w="0" w:type="dxa"/>
              <w:left w:w="150" w:type="dxa"/>
              <w:bottom w:w="0" w:type="dxa"/>
              <w:right w:w="150" w:type="dxa"/>
            </w:tcMar>
            <w:hideMark/>
          </w:tcPr>
          <w:p w14:paraId="210DAE1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4DB6FC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115D236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764821E8" w14:textId="77777777" w:rsidTr="007C32DA">
        <w:tc>
          <w:tcPr>
            <w:tcW w:w="750" w:type="dxa"/>
            <w:shd w:val="clear" w:color="auto" w:fill="FFFFFF"/>
            <w:noWrap/>
            <w:tcMar>
              <w:top w:w="0" w:type="dxa"/>
              <w:left w:w="150" w:type="dxa"/>
              <w:bottom w:w="0" w:type="dxa"/>
              <w:right w:w="150" w:type="dxa"/>
            </w:tcMar>
            <w:hideMark/>
          </w:tcPr>
          <w:p w14:paraId="4DC5900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F33EE4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outbound internet access</w:t>
            </w:r>
          </w:p>
        </w:tc>
      </w:tr>
      <w:tr w:rsidR="009432B9" w:rsidRPr="009F1468" w14:paraId="7B188617" w14:textId="77777777" w:rsidTr="007C32DA">
        <w:tc>
          <w:tcPr>
            <w:tcW w:w="750" w:type="dxa"/>
            <w:shd w:val="clear" w:color="auto" w:fill="FFFFFF"/>
            <w:noWrap/>
            <w:tcMar>
              <w:top w:w="0" w:type="dxa"/>
              <w:left w:w="150" w:type="dxa"/>
              <w:bottom w:w="0" w:type="dxa"/>
              <w:right w:w="150" w:type="dxa"/>
            </w:tcMar>
            <w:hideMark/>
          </w:tcPr>
          <w:p w14:paraId="4849A98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4CF8AD2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egress {</w:t>
            </w:r>
          </w:p>
        </w:tc>
      </w:tr>
      <w:tr w:rsidR="009432B9" w:rsidRPr="009F1468" w14:paraId="78D33A0D" w14:textId="77777777" w:rsidTr="007C32DA">
        <w:tc>
          <w:tcPr>
            <w:tcW w:w="750" w:type="dxa"/>
            <w:shd w:val="clear" w:color="auto" w:fill="FFFFFF"/>
            <w:noWrap/>
            <w:tcMar>
              <w:top w:w="0" w:type="dxa"/>
              <w:left w:w="150" w:type="dxa"/>
              <w:bottom w:w="0" w:type="dxa"/>
              <w:right w:w="150" w:type="dxa"/>
            </w:tcMar>
            <w:hideMark/>
          </w:tcPr>
          <w:p w14:paraId="76DD0C0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923432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from_port   = 0</w:t>
            </w:r>
          </w:p>
        </w:tc>
      </w:tr>
      <w:tr w:rsidR="009432B9" w:rsidRPr="009F1468" w14:paraId="48A7A899" w14:textId="77777777" w:rsidTr="007C32DA">
        <w:tc>
          <w:tcPr>
            <w:tcW w:w="750" w:type="dxa"/>
            <w:shd w:val="clear" w:color="auto" w:fill="FFFFFF"/>
            <w:noWrap/>
            <w:tcMar>
              <w:top w:w="0" w:type="dxa"/>
              <w:left w:w="150" w:type="dxa"/>
              <w:bottom w:w="0" w:type="dxa"/>
              <w:right w:w="150" w:type="dxa"/>
            </w:tcMar>
            <w:hideMark/>
          </w:tcPr>
          <w:p w14:paraId="5A67089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DC1A36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to_port     = 0</w:t>
            </w:r>
          </w:p>
        </w:tc>
      </w:tr>
      <w:tr w:rsidR="009432B9" w:rsidRPr="009F1468" w14:paraId="18025ED5" w14:textId="77777777" w:rsidTr="007C32DA">
        <w:tc>
          <w:tcPr>
            <w:tcW w:w="750" w:type="dxa"/>
            <w:shd w:val="clear" w:color="auto" w:fill="FFFFFF"/>
            <w:noWrap/>
            <w:tcMar>
              <w:top w:w="0" w:type="dxa"/>
              <w:left w:w="150" w:type="dxa"/>
              <w:bottom w:w="0" w:type="dxa"/>
              <w:right w:w="150" w:type="dxa"/>
            </w:tcMar>
            <w:hideMark/>
          </w:tcPr>
          <w:p w14:paraId="62FBD62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7253E84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protocol    = "-1" # all protocols</w:t>
            </w:r>
          </w:p>
        </w:tc>
      </w:tr>
      <w:tr w:rsidR="009432B9" w:rsidRPr="009F1468" w14:paraId="36703B76" w14:textId="77777777" w:rsidTr="007C32DA">
        <w:tc>
          <w:tcPr>
            <w:tcW w:w="750" w:type="dxa"/>
            <w:shd w:val="clear" w:color="auto" w:fill="FFFFFF"/>
            <w:noWrap/>
            <w:tcMar>
              <w:top w:w="0" w:type="dxa"/>
              <w:left w:w="150" w:type="dxa"/>
              <w:bottom w:w="0" w:type="dxa"/>
              <w:right w:w="150" w:type="dxa"/>
            </w:tcMar>
            <w:hideMark/>
          </w:tcPr>
          <w:p w14:paraId="2DFCDB0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86BB0F3"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cidr_blocks = ["0.0.0.0/0"]</w:t>
            </w:r>
          </w:p>
        </w:tc>
      </w:tr>
      <w:tr w:rsidR="009432B9" w:rsidRPr="009F1468" w14:paraId="2F06640F" w14:textId="77777777" w:rsidTr="007C32DA">
        <w:tc>
          <w:tcPr>
            <w:tcW w:w="750" w:type="dxa"/>
            <w:shd w:val="clear" w:color="auto" w:fill="FFFFFF"/>
            <w:noWrap/>
            <w:tcMar>
              <w:top w:w="0" w:type="dxa"/>
              <w:left w:w="150" w:type="dxa"/>
              <w:bottom w:w="0" w:type="dxa"/>
              <w:right w:w="150" w:type="dxa"/>
            </w:tcMar>
            <w:hideMark/>
          </w:tcPr>
          <w:p w14:paraId="0AA5E7E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9BE27B7"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w:t>
            </w:r>
          </w:p>
        </w:tc>
      </w:tr>
      <w:tr w:rsidR="009432B9" w:rsidRPr="009F1468" w14:paraId="40A80E50" w14:textId="77777777" w:rsidTr="007C32DA">
        <w:tc>
          <w:tcPr>
            <w:tcW w:w="750" w:type="dxa"/>
            <w:shd w:val="clear" w:color="auto" w:fill="FFFFFF"/>
            <w:noWrap/>
            <w:tcMar>
              <w:top w:w="0" w:type="dxa"/>
              <w:left w:w="150" w:type="dxa"/>
              <w:bottom w:w="0" w:type="dxa"/>
              <w:right w:w="150" w:type="dxa"/>
            </w:tcMar>
            <w:hideMark/>
          </w:tcPr>
          <w:p w14:paraId="23395F5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6B0BD99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w:t>
            </w:r>
          </w:p>
        </w:tc>
      </w:tr>
      <w:tr w:rsidR="009432B9" w:rsidRPr="009F1468" w14:paraId="1AE587F3" w14:textId="77777777" w:rsidTr="007C32DA">
        <w:tc>
          <w:tcPr>
            <w:tcW w:w="750" w:type="dxa"/>
            <w:shd w:val="clear" w:color="auto" w:fill="FFFFFF"/>
            <w:noWrap/>
            <w:tcMar>
              <w:top w:w="0" w:type="dxa"/>
              <w:left w:w="150" w:type="dxa"/>
              <w:bottom w:w="0" w:type="dxa"/>
              <w:right w:w="150" w:type="dxa"/>
            </w:tcMar>
            <w:hideMark/>
          </w:tcPr>
          <w:p w14:paraId="0A39E86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6A95B35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0C0E47C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0B1CD1B1" w14:textId="77777777" w:rsidTr="007C32DA">
        <w:tc>
          <w:tcPr>
            <w:tcW w:w="750" w:type="dxa"/>
            <w:shd w:val="clear" w:color="auto" w:fill="FFFFFF"/>
            <w:noWrap/>
            <w:tcMar>
              <w:top w:w="0" w:type="dxa"/>
              <w:left w:w="150" w:type="dxa"/>
              <w:bottom w:w="0" w:type="dxa"/>
              <w:right w:w="150" w:type="dxa"/>
            </w:tcMar>
            <w:hideMark/>
          </w:tcPr>
          <w:p w14:paraId="729D2E25"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3003C7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resource "aws_key_pair" "auth" {</w:t>
            </w:r>
          </w:p>
        </w:tc>
      </w:tr>
      <w:tr w:rsidR="009432B9" w:rsidRPr="009F1468" w14:paraId="7A51DD6C" w14:textId="77777777" w:rsidTr="007C32DA">
        <w:tc>
          <w:tcPr>
            <w:tcW w:w="750" w:type="dxa"/>
            <w:shd w:val="clear" w:color="auto" w:fill="FFFFFF"/>
            <w:noWrap/>
            <w:tcMar>
              <w:top w:w="0" w:type="dxa"/>
              <w:left w:w="150" w:type="dxa"/>
              <w:bottom w:w="0" w:type="dxa"/>
              <w:right w:w="150" w:type="dxa"/>
            </w:tcMar>
            <w:hideMark/>
          </w:tcPr>
          <w:p w14:paraId="6BA51DB5"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871A19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key_name   = "${var.key_name}"</w:t>
            </w:r>
          </w:p>
        </w:tc>
      </w:tr>
      <w:tr w:rsidR="009432B9" w:rsidRPr="009F1468" w14:paraId="7AF3AFC1" w14:textId="77777777" w:rsidTr="007C32DA">
        <w:tc>
          <w:tcPr>
            <w:tcW w:w="750" w:type="dxa"/>
            <w:shd w:val="clear" w:color="auto" w:fill="FFFFFF"/>
            <w:noWrap/>
            <w:tcMar>
              <w:top w:w="0" w:type="dxa"/>
              <w:left w:w="150" w:type="dxa"/>
              <w:bottom w:w="0" w:type="dxa"/>
              <w:right w:w="150" w:type="dxa"/>
            </w:tcMar>
            <w:hideMark/>
          </w:tcPr>
          <w:p w14:paraId="31A86CD3"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563A66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public_key = "${file(var.public_key_path)}"</w:t>
            </w:r>
          </w:p>
        </w:tc>
      </w:tr>
      <w:tr w:rsidR="009432B9" w:rsidRPr="009F1468" w14:paraId="04FE1225" w14:textId="77777777" w:rsidTr="007C32DA">
        <w:tc>
          <w:tcPr>
            <w:tcW w:w="750" w:type="dxa"/>
            <w:shd w:val="clear" w:color="auto" w:fill="FFFFFF"/>
            <w:noWrap/>
            <w:tcMar>
              <w:top w:w="0" w:type="dxa"/>
              <w:left w:w="150" w:type="dxa"/>
              <w:bottom w:w="0" w:type="dxa"/>
              <w:right w:w="150" w:type="dxa"/>
            </w:tcMar>
            <w:hideMark/>
          </w:tcPr>
          <w:p w14:paraId="71AA865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5F14C0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w:t>
            </w:r>
          </w:p>
        </w:tc>
      </w:tr>
      <w:tr w:rsidR="009432B9" w:rsidRPr="009F1468" w14:paraId="7EA5EFF2" w14:textId="77777777" w:rsidTr="007C32DA">
        <w:tc>
          <w:tcPr>
            <w:tcW w:w="750" w:type="dxa"/>
            <w:shd w:val="clear" w:color="auto" w:fill="FFFFFF"/>
            <w:noWrap/>
            <w:tcMar>
              <w:top w:w="0" w:type="dxa"/>
              <w:left w:w="150" w:type="dxa"/>
              <w:bottom w:w="0" w:type="dxa"/>
              <w:right w:w="150" w:type="dxa"/>
            </w:tcMar>
            <w:hideMark/>
          </w:tcPr>
          <w:p w14:paraId="220ABD01"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101A59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073B07C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76533EA2" w14:textId="77777777" w:rsidTr="007C32DA">
        <w:tc>
          <w:tcPr>
            <w:tcW w:w="750" w:type="dxa"/>
            <w:shd w:val="clear" w:color="auto" w:fill="FFFFFF"/>
            <w:noWrap/>
            <w:tcMar>
              <w:top w:w="0" w:type="dxa"/>
              <w:left w:w="150" w:type="dxa"/>
              <w:bottom w:w="0" w:type="dxa"/>
              <w:right w:w="150" w:type="dxa"/>
            </w:tcMar>
            <w:hideMark/>
          </w:tcPr>
          <w:p w14:paraId="3EF31FE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01AFC71"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resource "aws_instance" "web" {</w:t>
            </w:r>
          </w:p>
        </w:tc>
      </w:tr>
      <w:tr w:rsidR="009432B9" w:rsidRPr="009F1468" w14:paraId="1485D7C8" w14:textId="77777777" w:rsidTr="007C32DA">
        <w:tc>
          <w:tcPr>
            <w:tcW w:w="750" w:type="dxa"/>
            <w:shd w:val="clear" w:color="auto" w:fill="FFFFFF"/>
            <w:noWrap/>
            <w:tcMar>
              <w:top w:w="0" w:type="dxa"/>
              <w:left w:w="150" w:type="dxa"/>
              <w:bottom w:w="0" w:type="dxa"/>
              <w:right w:w="150" w:type="dxa"/>
            </w:tcMar>
            <w:hideMark/>
          </w:tcPr>
          <w:p w14:paraId="7296C6E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D59AE71"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instance_type = "t2.micro"</w:t>
            </w:r>
          </w:p>
        </w:tc>
      </w:tr>
      <w:tr w:rsidR="009432B9" w:rsidRPr="009F1468" w14:paraId="783DCC48" w14:textId="77777777" w:rsidTr="007C32DA">
        <w:tc>
          <w:tcPr>
            <w:tcW w:w="750" w:type="dxa"/>
            <w:shd w:val="clear" w:color="auto" w:fill="FFFFFF"/>
            <w:noWrap/>
            <w:tcMar>
              <w:top w:w="0" w:type="dxa"/>
              <w:left w:w="150" w:type="dxa"/>
              <w:bottom w:w="0" w:type="dxa"/>
              <w:right w:w="150" w:type="dxa"/>
            </w:tcMar>
            <w:hideMark/>
          </w:tcPr>
          <w:p w14:paraId="6DB3C601"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4C016F7"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ami = "ami-fce3c696"</w:t>
            </w:r>
          </w:p>
        </w:tc>
      </w:tr>
      <w:tr w:rsidR="009432B9" w:rsidRPr="009F1468" w14:paraId="2DD06345" w14:textId="77777777" w:rsidTr="007C32DA">
        <w:tc>
          <w:tcPr>
            <w:tcW w:w="750" w:type="dxa"/>
            <w:shd w:val="clear" w:color="auto" w:fill="FFFFFF"/>
            <w:noWrap/>
            <w:tcMar>
              <w:top w:w="0" w:type="dxa"/>
              <w:left w:w="150" w:type="dxa"/>
              <w:bottom w:w="0" w:type="dxa"/>
              <w:right w:w="150" w:type="dxa"/>
            </w:tcMar>
            <w:hideMark/>
          </w:tcPr>
          <w:p w14:paraId="75D2DC17"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5525AF6"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33786BE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3FB4CF40" w14:textId="77777777" w:rsidTr="007C32DA">
        <w:tc>
          <w:tcPr>
            <w:tcW w:w="750" w:type="dxa"/>
            <w:shd w:val="clear" w:color="auto" w:fill="FFFFFF"/>
            <w:noWrap/>
            <w:tcMar>
              <w:top w:w="0" w:type="dxa"/>
              <w:left w:w="150" w:type="dxa"/>
              <w:bottom w:w="0" w:type="dxa"/>
              <w:right w:w="150" w:type="dxa"/>
            </w:tcMar>
            <w:hideMark/>
          </w:tcPr>
          <w:p w14:paraId="2E7D2C8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322F8F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key_name = "${aws_key_pair.auth.id}"</w:t>
            </w:r>
          </w:p>
        </w:tc>
      </w:tr>
      <w:tr w:rsidR="009432B9" w:rsidRPr="009F1468" w14:paraId="60FC7AFC" w14:textId="77777777" w:rsidTr="007C32DA">
        <w:tc>
          <w:tcPr>
            <w:tcW w:w="750" w:type="dxa"/>
            <w:shd w:val="clear" w:color="auto" w:fill="FFFFFF"/>
            <w:noWrap/>
            <w:tcMar>
              <w:top w:w="0" w:type="dxa"/>
              <w:left w:w="150" w:type="dxa"/>
              <w:bottom w:w="0" w:type="dxa"/>
              <w:right w:w="150" w:type="dxa"/>
            </w:tcMar>
            <w:hideMark/>
          </w:tcPr>
          <w:p w14:paraId="167FAFB5"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B8463F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vpc_security_group_ids = ["${aws_security_group.default.id}"]</w:t>
            </w:r>
          </w:p>
        </w:tc>
      </w:tr>
      <w:tr w:rsidR="009432B9" w:rsidRPr="009F1468" w14:paraId="2D20166F" w14:textId="77777777" w:rsidTr="007C32DA">
        <w:tc>
          <w:tcPr>
            <w:tcW w:w="750" w:type="dxa"/>
            <w:shd w:val="clear" w:color="auto" w:fill="FFFFFF"/>
            <w:noWrap/>
            <w:tcMar>
              <w:top w:w="0" w:type="dxa"/>
              <w:left w:w="150" w:type="dxa"/>
              <w:bottom w:w="0" w:type="dxa"/>
              <w:right w:w="150" w:type="dxa"/>
            </w:tcMar>
            <w:hideMark/>
          </w:tcPr>
          <w:p w14:paraId="5106F77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350ECA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229444C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6730E998" w14:textId="77777777" w:rsidTr="007C32DA">
        <w:tc>
          <w:tcPr>
            <w:tcW w:w="750" w:type="dxa"/>
            <w:shd w:val="clear" w:color="auto" w:fill="FFFFFF"/>
            <w:noWrap/>
            <w:tcMar>
              <w:top w:w="0" w:type="dxa"/>
              <w:left w:w="150" w:type="dxa"/>
              <w:bottom w:w="0" w:type="dxa"/>
              <w:right w:w="150" w:type="dxa"/>
            </w:tcMar>
            <w:hideMark/>
          </w:tcPr>
          <w:p w14:paraId="43096F6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C02818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We're going to launch into the public subnet for this.</w:t>
            </w:r>
          </w:p>
        </w:tc>
      </w:tr>
      <w:tr w:rsidR="009432B9" w:rsidRPr="009F1468" w14:paraId="5BDF435C" w14:textId="77777777" w:rsidTr="007C32DA">
        <w:tc>
          <w:tcPr>
            <w:tcW w:w="750" w:type="dxa"/>
            <w:shd w:val="clear" w:color="auto" w:fill="FFFFFF"/>
            <w:noWrap/>
            <w:tcMar>
              <w:top w:w="0" w:type="dxa"/>
              <w:left w:w="150" w:type="dxa"/>
              <w:bottom w:w="0" w:type="dxa"/>
              <w:right w:w="150" w:type="dxa"/>
            </w:tcMar>
            <w:hideMark/>
          </w:tcPr>
          <w:p w14:paraId="5A7E513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AFECBD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Normally, in production environments, webservers would be in</w:t>
            </w:r>
          </w:p>
        </w:tc>
      </w:tr>
      <w:tr w:rsidR="009432B9" w:rsidRPr="009F1468" w14:paraId="706CC5F3" w14:textId="77777777" w:rsidTr="007C32DA">
        <w:tc>
          <w:tcPr>
            <w:tcW w:w="750" w:type="dxa"/>
            <w:shd w:val="clear" w:color="auto" w:fill="FFFFFF"/>
            <w:noWrap/>
            <w:tcMar>
              <w:top w:w="0" w:type="dxa"/>
              <w:left w:w="150" w:type="dxa"/>
              <w:bottom w:w="0" w:type="dxa"/>
              <w:right w:w="150" w:type="dxa"/>
            </w:tcMar>
            <w:hideMark/>
          </w:tcPr>
          <w:p w14:paraId="1F28001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C98E3E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private subnets.</w:t>
            </w:r>
          </w:p>
        </w:tc>
      </w:tr>
      <w:tr w:rsidR="009432B9" w:rsidRPr="009F1468" w14:paraId="3CDFFB7A" w14:textId="77777777" w:rsidTr="007C32DA">
        <w:tc>
          <w:tcPr>
            <w:tcW w:w="750" w:type="dxa"/>
            <w:shd w:val="clear" w:color="auto" w:fill="FFFFFF"/>
            <w:noWrap/>
            <w:tcMar>
              <w:top w:w="0" w:type="dxa"/>
              <w:left w:w="150" w:type="dxa"/>
              <w:bottom w:w="0" w:type="dxa"/>
              <w:right w:w="150" w:type="dxa"/>
            </w:tcMar>
            <w:hideMark/>
          </w:tcPr>
          <w:p w14:paraId="17F2E6B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5C8A335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subnet_id = "${aws_subnet.default.id}"</w:t>
            </w:r>
          </w:p>
        </w:tc>
      </w:tr>
      <w:tr w:rsidR="009432B9" w:rsidRPr="009F1468" w14:paraId="7D212249" w14:textId="77777777" w:rsidTr="007C32DA">
        <w:tc>
          <w:tcPr>
            <w:tcW w:w="750" w:type="dxa"/>
            <w:shd w:val="clear" w:color="auto" w:fill="FFFFFF"/>
            <w:noWrap/>
            <w:tcMar>
              <w:top w:w="0" w:type="dxa"/>
              <w:left w:w="150" w:type="dxa"/>
              <w:bottom w:w="0" w:type="dxa"/>
              <w:right w:w="150" w:type="dxa"/>
            </w:tcMar>
            <w:hideMark/>
          </w:tcPr>
          <w:p w14:paraId="77BF489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051B25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59326387"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0B54FE99" w14:textId="77777777" w:rsidTr="007C32DA">
        <w:tc>
          <w:tcPr>
            <w:tcW w:w="750" w:type="dxa"/>
            <w:shd w:val="clear" w:color="auto" w:fill="FFFFFF"/>
            <w:noWrap/>
            <w:tcMar>
              <w:top w:w="0" w:type="dxa"/>
              <w:left w:w="150" w:type="dxa"/>
              <w:bottom w:w="0" w:type="dxa"/>
              <w:right w:w="150" w:type="dxa"/>
            </w:tcMar>
            <w:hideMark/>
          </w:tcPr>
          <w:p w14:paraId="7B2D367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0904FE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The connection block tells our provisioner how to</w:t>
            </w:r>
          </w:p>
        </w:tc>
      </w:tr>
      <w:tr w:rsidR="009432B9" w:rsidRPr="009F1468" w14:paraId="19FA951C" w14:textId="77777777" w:rsidTr="007C32DA">
        <w:tc>
          <w:tcPr>
            <w:tcW w:w="750" w:type="dxa"/>
            <w:shd w:val="clear" w:color="auto" w:fill="FFFFFF"/>
            <w:noWrap/>
            <w:tcMar>
              <w:top w:w="0" w:type="dxa"/>
              <w:left w:w="150" w:type="dxa"/>
              <w:bottom w:w="0" w:type="dxa"/>
              <w:right w:w="150" w:type="dxa"/>
            </w:tcMar>
            <w:hideMark/>
          </w:tcPr>
          <w:p w14:paraId="56B7EC3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68EE533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communicate with the instance</w:t>
            </w:r>
          </w:p>
        </w:tc>
      </w:tr>
      <w:tr w:rsidR="009432B9" w:rsidRPr="009F1468" w14:paraId="120DEA70" w14:textId="77777777" w:rsidTr="007C32DA">
        <w:tc>
          <w:tcPr>
            <w:tcW w:w="750" w:type="dxa"/>
            <w:shd w:val="clear" w:color="auto" w:fill="FFFFFF"/>
            <w:noWrap/>
            <w:tcMar>
              <w:top w:w="0" w:type="dxa"/>
              <w:left w:w="150" w:type="dxa"/>
              <w:bottom w:w="0" w:type="dxa"/>
              <w:right w:w="150" w:type="dxa"/>
            </w:tcMar>
            <w:hideMark/>
          </w:tcPr>
          <w:p w14:paraId="3D3714E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529076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connection {</w:t>
            </w:r>
          </w:p>
        </w:tc>
      </w:tr>
      <w:tr w:rsidR="009432B9" w:rsidRPr="009F1468" w14:paraId="58E8ACE8" w14:textId="77777777" w:rsidTr="007C32DA">
        <w:tc>
          <w:tcPr>
            <w:tcW w:w="750" w:type="dxa"/>
            <w:shd w:val="clear" w:color="auto" w:fill="FFFFFF"/>
            <w:noWrap/>
            <w:tcMar>
              <w:top w:w="0" w:type="dxa"/>
              <w:left w:w="150" w:type="dxa"/>
              <w:bottom w:w="0" w:type="dxa"/>
              <w:right w:w="150" w:type="dxa"/>
            </w:tcMar>
            <w:hideMark/>
          </w:tcPr>
          <w:p w14:paraId="3AE7935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610D5E5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user = "ubuntu"</w:t>
            </w:r>
          </w:p>
        </w:tc>
      </w:tr>
      <w:tr w:rsidR="009432B9" w:rsidRPr="009F1468" w14:paraId="59EA908F" w14:textId="77777777" w:rsidTr="007C32DA">
        <w:tc>
          <w:tcPr>
            <w:tcW w:w="750" w:type="dxa"/>
            <w:shd w:val="clear" w:color="auto" w:fill="FFFFFF"/>
            <w:noWrap/>
            <w:tcMar>
              <w:top w:w="0" w:type="dxa"/>
              <w:left w:w="150" w:type="dxa"/>
              <w:bottom w:w="0" w:type="dxa"/>
              <w:right w:w="150" w:type="dxa"/>
            </w:tcMar>
            <w:hideMark/>
          </w:tcPr>
          <w:p w14:paraId="713E2BCD"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79234A6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w:t>
            </w:r>
          </w:p>
        </w:tc>
      </w:tr>
      <w:tr w:rsidR="009432B9" w:rsidRPr="009F1468" w14:paraId="7DE6E8A9" w14:textId="77777777" w:rsidTr="007C32DA">
        <w:tc>
          <w:tcPr>
            <w:tcW w:w="750" w:type="dxa"/>
            <w:shd w:val="clear" w:color="auto" w:fill="FFFFFF"/>
            <w:noWrap/>
            <w:tcMar>
              <w:top w:w="0" w:type="dxa"/>
              <w:left w:w="150" w:type="dxa"/>
              <w:bottom w:w="0" w:type="dxa"/>
              <w:right w:w="150" w:type="dxa"/>
            </w:tcMar>
            <w:hideMark/>
          </w:tcPr>
          <w:p w14:paraId="16B8A5E1"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44C059B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p w14:paraId="223F9FE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r>
      <w:tr w:rsidR="009432B9" w:rsidRPr="009F1468" w14:paraId="165FF7E2" w14:textId="77777777" w:rsidTr="007C32DA">
        <w:tc>
          <w:tcPr>
            <w:tcW w:w="750" w:type="dxa"/>
            <w:shd w:val="clear" w:color="auto" w:fill="FFFFFF"/>
            <w:noWrap/>
            <w:tcMar>
              <w:top w:w="0" w:type="dxa"/>
              <w:left w:w="150" w:type="dxa"/>
              <w:bottom w:w="0" w:type="dxa"/>
              <w:right w:w="150" w:type="dxa"/>
            </w:tcMar>
            <w:hideMark/>
          </w:tcPr>
          <w:p w14:paraId="1E78A9F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bookmarkStart w:id="1534" w:name="_Hlk499766954"/>
          </w:p>
        </w:tc>
        <w:tc>
          <w:tcPr>
            <w:tcW w:w="0" w:type="auto"/>
            <w:shd w:val="clear" w:color="auto" w:fill="FFFFFF"/>
            <w:tcMar>
              <w:top w:w="0" w:type="dxa"/>
              <w:left w:w="150" w:type="dxa"/>
              <w:bottom w:w="0" w:type="dxa"/>
              <w:right w:w="150" w:type="dxa"/>
            </w:tcMar>
            <w:hideMark/>
          </w:tcPr>
          <w:p w14:paraId="161DF58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We run a remote provisioner on the instance after creating it </w:t>
            </w:r>
          </w:p>
        </w:tc>
      </w:tr>
      <w:tr w:rsidR="009432B9" w:rsidRPr="009F1468" w14:paraId="1399630F" w14:textId="77777777" w:rsidTr="007C32DA">
        <w:tc>
          <w:tcPr>
            <w:tcW w:w="750" w:type="dxa"/>
            <w:shd w:val="clear" w:color="auto" w:fill="FFFFFF"/>
            <w:noWrap/>
            <w:tcMar>
              <w:top w:w="0" w:type="dxa"/>
              <w:left w:w="150" w:type="dxa"/>
              <w:bottom w:w="0" w:type="dxa"/>
              <w:right w:w="150" w:type="dxa"/>
            </w:tcMar>
            <w:hideMark/>
          </w:tcPr>
          <w:p w14:paraId="7AB55E6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AF3BCA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 to install Nginx. By default, this should be on port 80</w:t>
            </w:r>
          </w:p>
        </w:tc>
      </w:tr>
      <w:tr w:rsidR="009432B9" w:rsidRPr="009F1468" w14:paraId="0B1ABDD5" w14:textId="77777777" w:rsidTr="007C32DA">
        <w:tc>
          <w:tcPr>
            <w:tcW w:w="750" w:type="dxa"/>
            <w:shd w:val="clear" w:color="auto" w:fill="FFFFFF"/>
            <w:noWrap/>
            <w:tcMar>
              <w:top w:w="0" w:type="dxa"/>
              <w:left w:w="150" w:type="dxa"/>
              <w:bottom w:w="0" w:type="dxa"/>
              <w:right w:w="150" w:type="dxa"/>
            </w:tcMar>
            <w:hideMark/>
          </w:tcPr>
          <w:p w14:paraId="7E79EAB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62F995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provisioner "remote-exec" {</w:t>
            </w:r>
          </w:p>
        </w:tc>
      </w:tr>
      <w:tr w:rsidR="009432B9" w:rsidRPr="009F1468" w14:paraId="47CAC197" w14:textId="77777777" w:rsidTr="007C32DA">
        <w:tc>
          <w:tcPr>
            <w:tcW w:w="750" w:type="dxa"/>
            <w:shd w:val="clear" w:color="auto" w:fill="FFFFFF"/>
            <w:noWrap/>
            <w:tcMar>
              <w:top w:w="0" w:type="dxa"/>
              <w:left w:w="150" w:type="dxa"/>
              <w:bottom w:w="0" w:type="dxa"/>
              <w:right w:w="150" w:type="dxa"/>
            </w:tcMar>
            <w:hideMark/>
          </w:tcPr>
          <w:p w14:paraId="1BF14755"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124A4F24"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inline = [</w:t>
            </w:r>
          </w:p>
        </w:tc>
      </w:tr>
      <w:tr w:rsidR="009432B9" w:rsidRPr="009F1468" w14:paraId="638E7A67" w14:textId="77777777" w:rsidTr="007C32DA">
        <w:tc>
          <w:tcPr>
            <w:tcW w:w="750" w:type="dxa"/>
            <w:shd w:val="clear" w:color="auto" w:fill="FFFFFF"/>
            <w:noWrap/>
            <w:tcMar>
              <w:top w:w="0" w:type="dxa"/>
              <w:left w:w="150" w:type="dxa"/>
              <w:bottom w:w="0" w:type="dxa"/>
              <w:right w:w="150" w:type="dxa"/>
            </w:tcMar>
            <w:hideMark/>
          </w:tcPr>
          <w:p w14:paraId="48718975"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46B331E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"sudo apt-get -y update",</w:t>
            </w:r>
          </w:p>
        </w:tc>
      </w:tr>
      <w:tr w:rsidR="009432B9" w:rsidRPr="009F1468" w14:paraId="6B0274A5" w14:textId="77777777" w:rsidTr="007C32DA">
        <w:tc>
          <w:tcPr>
            <w:tcW w:w="750" w:type="dxa"/>
            <w:shd w:val="clear" w:color="auto" w:fill="FFFFFF"/>
            <w:noWrap/>
            <w:tcMar>
              <w:top w:w="0" w:type="dxa"/>
              <w:left w:w="150" w:type="dxa"/>
              <w:bottom w:w="0" w:type="dxa"/>
              <w:right w:w="150" w:type="dxa"/>
            </w:tcMar>
            <w:hideMark/>
          </w:tcPr>
          <w:p w14:paraId="6BFABB8C"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CF9ECEA"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"sudo apt-get -y install nginx",</w:t>
            </w:r>
          </w:p>
        </w:tc>
      </w:tr>
      <w:tr w:rsidR="009432B9" w:rsidRPr="009F1468" w14:paraId="0EB51DFD" w14:textId="77777777" w:rsidTr="007C32DA">
        <w:tc>
          <w:tcPr>
            <w:tcW w:w="750" w:type="dxa"/>
            <w:shd w:val="clear" w:color="auto" w:fill="FFFFFF"/>
            <w:noWrap/>
            <w:tcMar>
              <w:top w:w="0" w:type="dxa"/>
              <w:left w:w="150" w:type="dxa"/>
              <w:bottom w:w="0" w:type="dxa"/>
              <w:right w:w="150" w:type="dxa"/>
            </w:tcMar>
            <w:hideMark/>
          </w:tcPr>
          <w:p w14:paraId="5841BB27"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6CB59F8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"sudo service nginx start"</w:t>
            </w:r>
          </w:p>
        </w:tc>
      </w:tr>
      <w:tr w:rsidR="009432B9" w:rsidRPr="009F1468" w14:paraId="1DA08FBC" w14:textId="77777777" w:rsidTr="007C32DA">
        <w:tc>
          <w:tcPr>
            <w:tcW w:w="750" w:type="dxa"/>
            <w:shd w:val="clear" w:color="auto" w:fill="FFFFFF"/>
            <w:noWrap/>
            <w:tcMar>
              <w:top w:w="0" w:type="dxa"/>
              <w:left w:w="150" w:type="dxa"/>
              <w:bottom w:w="0" w:type="dxa"/>
              <w:right w:w="150" w:type="dxa"/>
            </w:tcMar>
            <w:hideMark/>
          </w:tcPr>
          <w:p w14:paraId="554C2BC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66386C53"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w:t>
            </w:r>
          </w:p>
        </w:tc>
      </w:tr>
      <w:tr w:rsidR="009432B9" w:rsidRPr="009F1468" w14:paraId="581903EB" w14:textId="77777777" w:rsidTr="007C32DA">
        <w:tc>
          <w:tcPr>
            <w:tcW w:w="750" w:type="dxa"/>
            <w:shd w:val="clear" w:color="auto" w:fill="FFFFFF"/>
            <w:noWrap/>
            <w:tcMar>
              <w:top w:w="0" w:type="dxa"/>
              <w:left w:w="150" w:type="dxa"/>
              <w:bottom w:w="0" w:type="dxa"/>
              <w:right w:w="150" w:type="dxa"/>
            </w:tcMar>
            <w:hideMark/>
          </w:tcPr>
          <w:p w14:paraId="33B6E22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A0E0D18"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w:t>
            </w:r>
          </w:p>
        </w:tc>
      </w:tr>
      <w:tr w:rsidR="009432B9" w:rsidRPr="009F1468" w14:paraId="02DE1222" w14:textId="77777777" w:rsidTr="007C32DA">
        <w:tc>
          <w:tcPr>
            <w:tcW w:w="750" w:type="dxa"/>
            <w:shd w:val="clear" w:color="auto" w:fill="FFFFFF"/>
            <w:noWrap/>
            <w:tcMar>
              <w:top w:w="0" w:type="dxa"/>
              <w:left w:w="150" w:type="dxa"/>
              <w:bottom w:w="0" w:type="dxa"/>
              <w:right w:w="150" w:type="dxa"/>
            </w:tcMar>
            <w:hideMark/>
          </w:tcPr>
          <w:p w14:paraId="52B84309"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1F082F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w:t>
            </w:r>
          </w:p>
        </w:tc>
      </w:tr>
      <w:bookmarkEnd w:id="1534"/>
    </w:tbl>
    <w:p w14:paraId="1C6A5D40" w14:textId="77777777" w:rsidR="007C32DA" w:rsidRPr="009F1468" w:rsidRDefault="007C32DA" w:rsidP="004D469C">
      <w:pPr>
        <w:spacing w:line="360" w:lineRule="auto"/>
        <w:ind w:left="360"/>
        <w:jc w:val="both"/>
        <w:rPr>
          <w:rFonts w:ascii="Arial" w:eastAsia="Times New Roman" w:hAnsi="Arial" w:cs="Arial"/>
          <w:color w:val="000000" w:themeColor="text1"/>
          <w:sz w:val="16"/>
          <w:szCs w:val="16"/>
        </w:rPr>
      </w:pPr>
    </w:p>
    <w:p w14:paraId="378821E2" w14:textId="77777777" w:rsidR="007C32DA" w:rsidRPr="009F1468" w:rsidRDefault="007C32DA" w:rsidP="004D469C">
      <w:pPr>
        <w:spacing w:line="360" w:lineRule="auto"/>
        <w:ind w:left="360"/>
        <w:jc w:val="both"/>
        <w:rPr>
          <w:rFonts w:ascii="Arial" w:eastAsia="Times New Roman" w:hAnsi="Arial" w:cs="Arial"/>
          <w:color w:val="000000" w:themeColor="text1"/>
          <w:sz w:val="16"/>
          <w:szCs w:val="16"/>
        </w:rPr>
      </w:pPr>
    </w:p>
    <w:p w14:paraId="7C88B1CA" w14:textId="77777777" w:rsidR="007C32DA" w:rsidRPr="009F1468" w:rsidRDefault="007C32DA" w:rsidP="004D469C">
      <w:pPr>
        <w:spacing w:line="360" w:lineRule="auto"/>
        <w:ind w:left="360"/>
        <w:jc w:val="both"/>
        <w:rPr>
          <w:rFonts w:ascii="Arial" w:eastAsia="Times New Roman" w:hAnsi="Arial" w:cs="Arial"/>
          <w:color w:val="000000" w:themeColor="text1"/>
          <w:sz w:val="16"/>
          <w:szCs w:val="16"/>
        </w:rPr>
      </w:pPr>
    </w:p>
    <w:p w14:paraId="231998A8" w14:textId="5BDBB6A0" w:rsidR="007C32DA" w:rsidRDefault="007C32DA" w:rsidP="004D469C">
      <w:pPr>
        <w:spacing w:line="360" w:lineRule="auto"/>
        <w:ind w:left="360"/>
        <w:jc w:val="both"/>
        <w:rPr>
          <w:ins w:id="1535" w:author="Aditya" w:date="2017-12-07T00:49:00Z"/>
          <w:rFonts w:ascii="Arial" w:eastAsia="Times New Roman" w:hAnsi="Arial" w:cs="Arial"/>
          <w:color w:val="000000" w:themeColor="text1"/>
          <w:sz w:val="16"/>
          <w:szCs w:val="16"/>
        </w:rPr>
      </w:pPr>
    </w:p>
    <w:p w14:paraId="16FA10EA" w14:textId="00E638EA" w:rsidR="00A65729" w:rsidRDefault="00A65729" w:rsidP="004D469C">
      <w:pPr>
        <w:spacing w:line="360" w:lineRule="auto"/>
        <w:ind w:left="360"/>
        <w:jc w:val="both"/>
        <w:rPr>
          <w:ins w:id="1536" w:author="Aditya" w:date="2017-12-07T00:49:00Z"/>
          <w:rFonts w:ascii="Arial" w:eastAsia="Times New Roman" w:hAnsi="Arial" w:cs="Arial"/>
          <w:color w:val="000000" w:themeColor="text1"/>
          <w:sz w:val="16"/>
          <w:szCs w:val="16"/>
        </w:rPr>
      </w:pPr>
    </w:p>
    <w:p w14:paraId="1B221345" w14:textId="03ADA8A9" w:rsidR="00A65729" w:rsidRDefault="00A65729" w:rsidP="004D469C">
      <w:pPr>
        <w:spacing w:line="360" w:lineRule="auto"/>
        <w:ind w:left="360"/>
        <w:jc w:val="both"/>
        <w:rPr>
          <w:ins w:id="1537" w:author="Aditya" w:date="2017-12-07T00:49:00Z"/>
          <w:rFonts w:ascii="Arial" w:eastAsia="Times New Roman" w:hAnsi="Arial" w:cs="Arial"/>
          <w:color w:val="000000" w:themeColor="text1"/>
          <w:sz w:val="16"/>
          <w:szCs w:val="16"/>
        </w:rPr>
      </w:pPr>
    </w:p>
    <w:p w14:paraId="382C16BD" w14:textId="77777777" w:rsidR="00A65729" w:rsidRPr="009F1468" w:rsidRDefault="00A65729" w:rsidP="004D469C">
      <w:pPr>
        <w:spacing w:line="360" w:lineRule="auto"/>
        <w:ind w:left="360"/>
        <w:jc w:val="both"/>
        <w:rPr>
          <w:rFonts w:ascii="Arial" w:eastAsia="Times New Roman" w:hAnsi="Arial" w:cs="Arial"/>
          <w:color w:val="000000" w:themeColor="text1"/>
          <w:sz w:val="16"/>
          <w:szCs w:val="16"/>
        </w:rPr>
      </w:pPr>
    </w:p>
    <w:p w14:paraId="28022BB1" w14:textId="77777777" w:rsidR="007C32DA" w:rsidRPr="009F1468" w:rsidRDefault="007C32DA" w:rsidP="004D469C">
      <w:pPr>
        <w:spacing w:line="360" w:lineRule="auto"/>
        <w:ind w:left="360"/>
        <w:jc w:val="both"/>
        <w:rPr>
          <w:rFonts w:ascii="Arial" w:eastAsia="Times New Roman" w:hAnsi="Arial" w:cs="Arial"/>
          <w:color w:val="000000" w:themeColor="text1"/>
          <w:sz w:val="16"/>
          <w:szCs w:val="16"/>
        </w:rPr>
      </w:pPr>
    </w:p>
    <w:p w14:paraId="7652E3CA" w14:textId="77777777" w:rsidR="007C32DA" w:rsidRPr="009F1468" w:rsidRDefault="007C32DA" w:rsidP="004D469C">
      <w:pPr>
        <w:spacing w:line="360" w:lineRule="auto"/>
        <w:ind w:left="360"/>
        <w:jc w:val="both"/>
        <w:rPr>
          <w:rFonts w:ascii="Arial" w:eastAsia="Times New Roman" w:hAnsi="Arial" w:cs="Arial"/>
          <w:color w:val="000000" w:themeColor="text1"/>
          <w:sz w:val="16"/>
          <w:szCs w:val="16"/>
        </w:rPr>
      </w:pPr>
    </w:p>
    <w:p w14:paraId="64F9A8F4" w14:textId="77777777" w:rsidR="007C32DA" w:rsidRPr="00947A4B" w:rsidRDefault="007C32DA" w:rsidP="004D469C">
      <w:pPr>
        <w:pStyle w:val="ListParagraph"/>
        <w:numPr>
          <w:ilvl w:val="0"/>
          <w:numId w:val="2"/>
        </w:numPr>
        <w:spacing w:line="360" w:lineRule="auto"/>
        <w:jc w:val="both"/>
        <w:rPr>
          <w:rFonts w:ascii="Arial" w:eastAsia="Times New Roman" w:hAnsi="Arial" w:cs="Arial"/>
          <w:b/>
          <w:color w:val="000000" w:themeColor="text1"/>
          <w:sz w:val="24"/>
          <w:szCs w:val="24"/>
        </w:rPr>
      </w:pPr>
      <w:r w:rsidRPr="00947A4B">
        <w:rPr>
          <w:rFonts w:ascii="Arial" w:eastAsia="Times New Roman" w:hAnsi="Arial" w:cs="Arial"/>
          <w:b/>
          <w:color w:val="000000" w:themeColor="text1"/>
          <w:sz w:val="24"/>
          <w:szCs w:val="24"/>
        </w:rPr>
        <w:t>variables.tf</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6"/>
        <w:gridCol w:w="2327"/>
      </w:tblGrid>
      <w:tr w:rsidR="009432B9" w:rsidRPr="009F1468" w14:paraId="4400DD2A" w14:textId="77777777" w:rsidTr="007C32DA">
        <w:trPr>
          <w:gridAfter w:val="1"/>
        </w:trPr>
        <w:tc>
          <w:tcPr>
            <w:tcW w:w="0" w:type="auto"/>
            <w:shd w:val="clear" w:color="auto" w:fill="FFFFFF"/>
            <w:tcMar>
              <w:top w:w="0" w:type="dxa"/>
              <w:left w:w="150" w:type="dxa"/>
              <w:bottom w:w="0" w:type="dxa"/>
              <w:right w:w="150" w:type="dxa"/>
            </w:tcMar>
            <w:hideMark/>
          </w:tcPr>
          <w:p w14:paraId="58D37A1F"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 xml:space="preserve">  Variable"aws_region"{}</w:t>
            </w:r>
          </w:p>
        </w:tc>
      </w:tr>
      <w:tr w:rsidR="009432B9" w:rsidRPr="009F1468" w14:paraId="70FA11E7" w14:textId="77777777" w:rsidTr="007C32DA">
        <w:tc>
          <w:tcPr>
            <w:tcW w:w="750" w:type="dxa"/>
            <w:shd w:val="clear" w:color="auto" w:fill="FFFFFF"/>
            <w:noWrap/>
            <w:tcMar>
              <w:top w:w="0" w:type="dxa"/>
              <w:left w:w="150" w:type="dxa"/>
              <w:bottom w:w="0" w:type="dxa"/>
              <w:right w:w="150" w:type="dxa"/>
            </w:tcMar>
            <w:hideMark/>
          </w:tcPr>
          <w:p w14:paraId="70316F4B"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338784B0"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variable "aws_profile" {}</w:t>
            </w:r>
          </w:p>
        </w:tc>
      </w:tr>
      <w:tr w:rsidR="009432B9" w:rsidRPr="009F1468" w14:paraId="42F9CCCD" w14:textId="77777777" w:rsidTr="007C32DA">
        <w:tc>
          <w:tcPr>
            <w:tcW w:w="750" w:type="dxa"/>
            <w:shd w:val="clear" w:color="auto" w:fill="FFFFFF"/>
            <w:noWrap/>
            <w:tcMar>
              <w:top w:w="0" w:type="dxa"/>
              <w:left w:w="150" w:type="dxa"/>
              <w:bottom w:w="0" w:type="dxa"/>
              <w:right w:w="150" w:type="dxa"/>
            </w:tcMar>
            <w:hideMark/>
          </w:tcPr>
          <w:p w14:paraId="448DAD13"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0A3589F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variable "key_name" {}</w:t>
            </w:r>
          </w:p>
        </w:tc>
      </w:tr>
      <w:tr w:rsidR="009432B9" w:rsidRPr="009F1468" w14:paraId="08F0A5F6" w14:textId="77777777" w:rsidTr="007C32DA">
        <w:tc>
          <w:tcPr>
            <w:tcW w:w="750" w:type="dxa"/>
            <w:shd w:val="clear" w:color="auto" w:fill="FFFFFF"/>
            <w:noWrap/>
            <w:tcMar>
              <w:top w:w="0" w:type="dxa"/>
              <w:left w:w="150" w:type="dxa"/>
              <w:bottom w:w="0" w:type="dxa"/>
              <w:right w:w="150" w:type="dxa"/>
            </w:tcMar>
            <w:hideMark/>
          </w:tcPr>
          <w:p w14:paraId="04329DAE"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p>
        </w:tc>
        <w:tc>
          <w:tcPr>
            <w:tcW w:w="0" w:type="auto"/>
            <w:shd w:val="clear" w:color="auto" w:fill="FFFFFF"/>
            <w:tcMar>
              <w:top w:w="0" w:type="dxa"/>
              <w:left w:w="150" w:type="dxa"/>
              <w:bottom w:w="0" w:type="dxa"/>
              <w:right w:w="150" w:type="dxa"/>
            </w:tcMar>
            <w:hideMark/>
          </w:tcPr>
          <w:p w14:paraId="24D7E172" w14:textId="77777777" w:rsidR="007C32DA" w:rsidRPr="009F1468" w:rsidRDefault="007C32DA" w:rsidP="004D469C">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variable "public_key_path" {}</w:t>
            </w:r>
          </w:p>
        </w:tc>
      </w:tr>
    </w:tbl>
    <w:p w14:paraId="131B9627" w14:textId="77777777" w:rsidR="007C32DA" w:rsidRPr="009F1468" w:rsidRDefault="007C32DA" w:rsidP="004D469C">
      <w:pPr>
        <w:spacing w:line="360" w:lineRule="auto"/>
        <w:jc w:val="both"/>
        <w:rPr>
          <w:rFonts w:ascii="Arial" w:eastAsia="Times New Roman" w:hAnsi="Arial" w:cs="Arial"/>
          <w:color w:val="000000" w:themeColor="text1"/>
          <w:sz w:val="16"/>
          <w:szCs w:val="16"/>
        </w:rPr>
      </w:pPr>
    </w:p>
    <w:p w14:paraId="245C0A18" w14:textId="77777777" w:rsidR="00B11BC5" w:rsidRPr="00947A4B" w:rsidRDefault="007C32DA" w:rsidP="004D469C">
      <w:pPr>
        <w:pStyle w:val="ListParagraph"/>
        <w:numPr>
          <w:ilvl w:val="0"/>
          <w:numId w:val="2"/>
        </w:numPr>
        <w:spacing w:line="360" w:lineRule="auto"/>
        <w:jc w:val="both"/>
        <w:rPr>
          <w:rFonts w:ascii="Arial" w:eastAsia="Times New Roman" w:hAnsi="Arial" w:cs="Arial"/>
          <w:b/>
          <w:color w:val="000000" w:themeColor="text1"/>
          <w:sz w:val="24"/>
          <w:szCs w:val="24"/>
        </w:rPr>
      </w:pPr>
      <w:r w:rsidRPr="00947A4B">
        <w:rPr>
          <w:rFonts w:ascii="Arial" w:eastAsia="Times New Roman" w:hAnsi="Arial" w:cs="Arial"/>
          <w:b/>
          <w:color w:val="000000" w:themeColor="text1"/>
          <w:sz w:val="24"/>
          <w:szCs w:val="24"/>
        </w:rPr>
        <w:t>terraform.tfvars</w:t>
      </w:r>
    </w:p>
    <w:p w14:paraId="79FC0FD6" w14:textId="77777777" w:rsidR="007C32DA" w:rsidRPr="009F1468" w:rsidRDefault="007C32DA" w:rsidP="004D469C">
      <w:pPr>
        <w:spacing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aws_profile         =   "superhero"</w:t>
      </w:r>
    </w:p>
    <w:p w14:paraId="55F86BC5" w14:textId="77777777" w:rsidR="007C32DA" w:rsidRPr="009F1468" w:rsidRDefault="007C32DA" w:rsidP="004D469C">
      <w:pPr>
        <w:spacing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aws_region          =   "us-east-1"</w:t>
      </w:r>
    </w:p>
    <w:p w14:paraId="364B351E" w14:textId="77777777" w:rsidR="007C32DA" w:rsidRPr="009F1468" w:rsidRDefault="007C32DA" w:rsidP="004D469C">
      <w:pPr>
        <w:spacing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key_name            =   "bisht"</w:t>
      </w:r>
    </w:p>
    <w:p w14:paraId="7E417D7C" w14:textId="77777777" w:rsidR="007C32DA" w:rsidRPr="009F1468" w:rsidRDefault="007C32DA" w:rsidP="004D469C">
      <w:pPr>
        <w:spacing w:line="360" w:lineRule="auto"/>
        <w:jc w:val="both"/>
        <w:rPr>
          <w:rFonts w:ascii="Arial" w:eastAsia="Times New Roman" w:hAnsi="Arial" w:cs="Arial"/>
          <w:color w:val="000000" w:themeColor="text1"/>
          <w:sz w:val="16"/>
          <w:szCs w:val="16"/>
        </w:rPr>
      </w:pPr>
      <w:r w:rsidRPr="009F1468">
        <w:rPr>
          <w:rFonts w:ascii="Arial" w:eastAsia="Times New Roman" w:hAnsi="Arial" w:cs="Arial"/>
          <w:color w:val="000000" w:themeColor="text1"/>
          <w:sz w:val="16"/>
          <w:szCs w:val="16"/>
        </w:rPr>
        <w:t>public_key_path     =   "/home/adityabisht/.ssh/bisht.pub"</w:t>
      </w:r>
    </w:p>
    <w:p w14:paraId="31780A17" w14:textId="77777777" w:rsidR="00B11BC5" w:rsidRPr="009F1468" w:rsidDel="00D449E0" w:rsidRDefault="00B11BC5" w:rsidP="004D469C">
      <w:pPr>
        <w:spacing w:line="360" w:lineRule="auto"/>
        <w:jc w:val="both"/>
        <w:rPr>
          <w:del w:id="1538" w:author="Aditya" w:date="2017-12-01T04:52:00Z"/>
          <w:rFonts w:ascii="Arial" w:eastAsia="Times New Roman" w:hAnsi="Arial" w:cs="Arial"/>
          <w:color w:val="000000" w:themeColor="text1"/>
          <w:sz w:val="16"/>
          <w:szCs w:val="16"/>
        </w:rPr>
      </w:pPr>
    </w:p>
    <w:p w14:paraId="6527DA90" w14:textId="77777777" w:rsidR="007C32DA" w:rsidRPr="009F1468" w:rsidDel="00D449E0" w:rsidRDefault="007C32DA" w:rsidP="004D469C">
      <w:pPr>
        <w:spacing w:line="360" w:lineRule="auto"/>
        <w:jc w:val="both"/>
        <w:rPr>
          <w:del w:id="1539" w:author="Aditya" w:date="2017-12-01T04:52:00Z"/>
          <w:rFonts w:ascii="Arial" w:eastAsia="Times New Roman" w:hAnsi="Arial" w:cs="Arial"/>
          <w:color w:val="000000" w:themeColor="text1"/>
          <w:sz w:val="16"/>
          <w:szCs w:val="16"/>
        </w:rPr>
      </w:pPr>
    </w:p>
    <w:p w14:paraId="44F8A7B8" w14:textId="77777777" w:rsidR="007C32DA" w:rsidRPr="009F1468" w:rsidDel="00D449E0" w:rsidRDefault="007C32DA" w:rsidP="004D469C">
      <w:pPr>
        <w:spacing w:line="360" w:lineRule="auto"/>
        <w:jc w:val="both"/>
        <w:rPr>
          <w:del w:id="1540" w:author="Aditya" w:date="2017-12-01T04:52:00Z"/>
          <w:rFonts w:ascii="Arial" w:eastAsia="Times New Roman" w:hAnsi="Arial" w:cs="Arial"/>
          <w:color w:val="000000" w:themeColor="text1"/>
          <w:sz w:val="16"/>
          <w:szCs w:val="16"/>
        </w:rPr>
      </w:pPr>
    </w:p>
    <w:p w14:paraId="12471CC8" w14:textId="77777777" w:rsidR="007C32DA" w:rsidRPr="009F1468" w:rsidDel="00D449E0" w:rsidRDefault="007C32DA" w:rsidP="004D469C">
      <w:pPr>
        <w:spacing w:line="360" w:lineRule="auto"/>
        <w:jc w:val="both"/>
        <w:rPr>
          <w:del w:id="1541" w:author="Aditya" w:date="2017-12-01T04:52:00Z"/>
          <w:rFonts w:ascii="Arial" w:eastAsia="Times New Roman" w:hAnsi="Arial" w:cs="Arial"/>
          <w:color w:val="000000" w:themeColor="text1"/>
          <w:sz w:val="16"/>
          <w:szCs w:val="16"/>
        </w:rPr>
      </w:pPr>
    </w:p>
    <w:p w14:paraId="4D27DD74" w14:textId="26ED73A7" w:rsidR="007C32DA" w:rsidRPr="009F1468" w:rsidDel="00D449E0" w:rsidRDefault="007C32DA" w:rsidP="004D469C">
      <w:pPr>
        <w:spacing w:line="360" w:lineRule="auto"/>
        <w:jc w:val="both"/>
        <w:rPr>
          <w:del w:id="1542" w:author="Aditya" w:date="2017-12-01T04:52:00Z"/>
          <w:rFonts w:ascii="Arial" w:eastAsia="Times New Roman" w:hAnsi="Arial" w:cs="Arial"/>
          <w:color w:val="000000" w:themeColor="text1"/>
          <w:sz w:val="16"/>
          <w:szCs w:val="16"/>
        </w:rPr>
      </w:pPr>
    </w:p>
    <w:p w14:paraId="0D6778D8" w14:textId="7E7A91C6" w:rsidR="007C32DA" w:rsidRPr="009F1468" w:rsidDel="00D449E0" w:rsidRDefault="007C32DA" w:rsidP="004D469C">
      <w:pPr>
        <w:spacing w:line="360" w:lineRule="auto"/>
        <w:jc w:val="both"/>
        <w:rPr>
          <w:del w:id="1543" w:author="Aditya" w:date="2017-12-01T04:52:00Z"/>
          <w:rFonts w:ascii="Arial" w:eastAsia="Times New Roman" w:hAnsi="Arial" w:cs="Arial"/>
          <w:color w:val="000000" w:themeColor="text1"/>
          <w:sz w:val="16"/>
          <w:szCs w:val="16"/>
        </w:rPr>
      </w:pPr>
    </w:p>
    <w:p w14:paraId="5593B7CE" w14:textId="77777777" w:rsidR="007C32DA" w:rsidRPr="009F1468" w:rsidRDefault="007C32DA" w:rsidP="004D469C">
      <w:pPr>
        <w:spacing w:line="360" w:lineRule="auto"/>
        <w:jc w:val="both"/>
        <w:rPr>
          <w:rFonts w:ascii="Arial" w:eastAsia="Times New Roman" w:hAnsi="Arial" w:cs="Arial"/>
          <w:color w:val="000000" w:themeColor="text1"/>
          <w:sz w:val="16"/>
          <w:szCs w:val="16"/>
        </w:rPr>
      </w:pPr>
    </w:p>
    <w:p w14:paraId="1EFF42AA" w14:textId="77777777" w:rsidR="00B11BC5" w:rsidRPr="00C97C73" w:rsidRDefault="007C32DA" w:rsidP="004D469C">
      <w:pPr>
        <w:spacing w:line="360" w:lineRule="auto"/>
        <w:jc w:val="both"/>
        <w:rPr>
          <w:rFonts w:ascii="Arial" w:eastAsia="Times New Roman" w:hAnsi="Arial" w:cs="Arial"/>
          <w:b/>
          <w:color w:val="000000" w:themeColor="text1"/>
          <w:sz w:val="24"/>
          <w:szCs w:val="24"/>
        </w:rPr>
      </w:pPr>
      <w:r w:rsidRPr="00C97C73">
        <w:rPr>
          <w:rFonts w:ascii="Arial" w:eastAsia="Times New Roman" w:hAnsi="Arial" w:cs="Arial"/>
          <w:b/>
          <w:color w:val="000000" w:themeColor="text1"/>
          <w:sz w:val="24"/>
          <w:szCs w:val="24"/>
        </w:rPr>
        <w:t>Appendix D - Terraform and Ansible Scripts to implement 2</w:t>
      </w:r>
      <w:r w:rsidRPr="00C97C73">
        <w:rPr>
          <w:rFonts w:ascii="Arial" w:eastAsia="Times New Roman" w:hAnsi="Arial" w:cs="Arial"/>
          <w:b/>
          <w:color w:val="000000" w:themeColor="text1"/>
          <w:sz w:val="24"/>
          <w:szCs w:val="24"/>
          <w:vertAlign w:val="superscript"/>
        </w:rPr>
        <w:t>nd</w:t>
      </w:r>
      <w:r w:rsidRPr="00C97C73">
        <w:rPr>
          <w:rFonts w:ascii="Arial" w:eastAsia="Times New Roman" w:hAnsi="Arial" w:cs="Arial"/>
          <w:b/>
          <w:color w:val="000000" w:themeColor="text1"/>
          <w:sz w:val="24"/>
          <w:szCs w:val="24"/>
        </w:rPr>
        <w:t xml:space="preserve"> set of infrastructures requirements.</w:t>
      </w:r>
    </w:p>
    <w:p w14:paraId="41AD2BA8" w14:textId="77777777" w:rsidR="007C32DA" w:rsidRPr="009F1468" w:rsidRDefault="007C32DA" w:rsidP="004D469C">
      <w:pPr>
        <w:spacing w:line="360" w:lineRule="auto"/>
        <w:jc w:val="both"/>
        <w:rPr>
          <w:rFonts w:ascii="Arial" w:eastAsia="Times New Roman" w:hAnsi="Arial" w:cs="Arial"/>
          <w:b/>
          <w:color w:val="000000" w:themeColor="text1"/>
          <w:sz w:val="16"/>
          <w:szCs w:val="16"/>
        </w:rPr>
      </w:pPr>
    </w:p>
    <w:p w14:paraId="2B7092D7" w14:textId="77777777" w:rsidR="007C32DA" w:rsidRPr="00C97C73" w:rsidRDefault="007C32DA" w:rsidP="004D469C">
      <w:pPr>
        <w:pStyle w:val="ListParagraph"/>
        <w:numPr>
          <w:ilvl w:val="0"/>
          <w:numId w:val="3"/>
        </w:numPr>
        <w:spacing w:line="360" w:lineRule="auto"/>
        <w:jc w:val="both"/>
        <w:rPr>
          <w:rFonts w:ascii="Arial" w:hAnsi="Arial" w:cs="Arial"/>
          <w:b/>
          <w:color w:val="000000" w:themeColor="text1"/>
          <w:sz w:val="24"/>
          <w:szCs w:val="24"/>
          <w:shd w:val="clear" w:color="auto" w:fill="FFFFFF"/>
        </w:rPr>
      </w:pPr>
      <w:r w:rsidRPr="00C97C73">
        <w:rPr>
          <w:rFonts w:ascii="Arial" w:hAnsi="Arial" w:cs="Arial"/>
          <w:b/>
          <w:color w:val="000000" w:themeColor="text1"/>
          <w:sz w:val="24"/>
          <w:szCs w:val="24"/>
          <w:shd w:val="clear" w:color="auto" w:fill="FFFFFF"/>
        </w:rPr>
        <w:t>Main.tf</w:t>
      </w:r>
    </w:p>
    <w:p w14:paraId="18BE0E89" w14:textId="77777777" w:rsidR="007C32DA" w:rsidRPr="009F1468" w:rsidRDefault="007C32DA" w:rsidP="004D469C">
      <w:pPr>
        <w:spacing w:line="360" w:lineRule="auto"/>
        <w:ind w:left="360"/>
        <w:jc w:val="both"/>
        <w:rPr>
          <w:rFonts w:ascii="Arial" w:hAnsi="Arial" w:cs="Arial"/>
          <w:color w:val="000000" w:themeColor="text1"/>
          <w:sz w:val="16"/>
          <w:szCs w:val="16"/>
          <w:shd w:val="clear" w:color="auto" w:fill="FFFFFF"/>
        </w:rPr>
      </w:pPr>
    </w:p>
    <w:p w14:paraId="4E405BBC" w14:textId="77777777" w:rsidR="00B11BC5" w:rsidRPr="009F1468" w:rsidRDefault="00B11BC5" w:rsidP="004D469C">
      <w:pPr>
        <w:spacing w:line="360" w:lineRule="auto"/>
        <w:jc w:val="both"/>
        <w:rPr>
          <w:rFonts w:ascii="Arial" w:hAnsi="Arial" w:cs="Arial"/>
          <w:color w:val="000000" w:themeColor="text1"/>
          <w:sz w:val="16"/>
          <w:szCs w:val="16"/>
          <w:shd w:val="clear" w:color="auto" w:fill="FFFFFF"/>
        </w:rPr>
      </w:pPr>
    </w:p>
    <w:p w14:paraId="160C1D7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provider "aws" {</w:t>
      </w:r>
    </w:p>
    <w:p w14:paraId="69D2C30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region = "${var.aws_region}"</w:t>
      </w:r>
    </w:p>
    <w:p w14:paraId="5590E63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profile = "${var.aws_profile}"</w:t>
      </w:r>
    </w:p>
    <w:p w14:paraId="32DCC3C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5A50073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B323D0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data "aws_availability_zones" "available" {}</w:t>
      </w:r>
    </w:p>
    <w:p w14:paraId="615BD9C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BBFB0B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 VPC</w:t>
      </w:r>
    </w:p>
    <w:p w14:paraId="23EC3AF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"aws_vpc" "vpc" {</w:t>
      </w:r>
    </w:p>
    <w:p w14:paraId="38A0178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 = "10.1.0.0/16"</w:t>
      </w:r>
    </w:p>
    <w:p w14:paraId="70B3C6D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3BE14CA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D457A7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#internet gateway</w:t>
      </w:r>
    </w:p>
    <w:p w14:paraId="7D77964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6FCDB97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"aws_internet_gateway" "internet_gateway" {</w:t>
      </w:r>
    </w:p>
    <w:p w14:paraId="42523FE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6869BFF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3BF5E15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62D2771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Route tables</w:t>
      </w:r>
    </w:p>
    <w:p w14:paraId="3F2F4E7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4E25CB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"aws_route_table" "public" {</w:t>
      </w:r>
    </w:p>
    <w:p w14:paraId="4B0C7DE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3946C61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route {</w:t>
      </w:r>
    </w:p>
    <w:p w14:paraId="6B29F23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 = "0.0.0.0/0"</w:t>
      </w:r>
    </w:p>
    <w:p w14:paraId="433CFE1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gateway_id = "${aws_internet_gateway.internet_gateway.id}"</w:t>
      </w:r>
    </w:p>
    <w:p w14:paraId="15EDA74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59373B9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tags {</w:t>
      </w:r>
    </w:p>
    <w:p w14:paraId="36F5DFC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"public"</w:t>
      </w:r>
    </w:p>
    <w:p w14:paraId="1197B46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03F0DA1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49EA815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46FAA5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"aws_default_route_table" "private" {</w:t>
      </w:r>
    </w:p>
    <w:p w14:paraId="0AE5872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default_route_table_id = "${aws_vpc.vpc.default_route_table_id}"</w:t>
      </w:r>
    </w:p>
    <w:p w14:paraId="227E663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 xml:space="preserve">  tags {</w:t>
      </w:r>
    </w:p>
    <w:p w14:paraId="66251D2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"private"</w:t>
      </w:r>
    </w:p>
    <w:p w14:paraId="38DC700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7BC3B1D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1D8A360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5A47C24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"aws_subnet" "public" {</w:t>
      </w:r>
    </w:p>
    <w:p w14:paraId="0DF4CA7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0307818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 = "10.1.1.0/24"</w:t>
      </w:r>
    </w:p>
    <w:p w14:paraId="5200290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map_public_ip_on_launch = true</w:t>
      </w:r>
    </w:p>
    <w:p w14:paraId="6B31B77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availability_zone = "${data.aws_availability_zones.available.names[0]}"</w:t>
      </w:r>
    </w:p>
    <w:p w14:paraId="6D59737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BAF0DC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tags {</w:t>
      </w:r>
    </w:p>
    <w:p w14:paraId="25B0164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"public"</w:t>
      </w:r>
    </w:p>
    <w:p w14:paraId="6F54A31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1D00E99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470E300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0655652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"aws_subnet" "private1" {</w:t>
      </w:r>
    </w:p>
    <w:p w14:paraId="151605C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08E9364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 = "10.1.2.0/24"</w:t>
      </w:r>
    </w:p>
    <w:p w14:paraId="75D4337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map_public_ip_on_launch = false</w:t>
      </w:r>
    </w:p>
    <w:p w14:paraId="68C6FE6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availability_zone = "${data.aws_availability_zones.available.names[1]}"</w:t>
      </w:r>
    </w:p>
    <w:p w14:paraId="351A624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5039F63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tags {</w:t>
      </w:r>
    </w:p>
    <w:p w14:paraId="5AA8934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"private1"</w:t>
      </w:r>
    </w:p>
    <w:p w14:paraId="10279E3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5AEE0C2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79563D3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C78490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"aws_subnet" "private2" {</w:t>
      </w:r>
    </w:p>
    <w:p w14:paraId="2D96020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6ED8D62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 = "10.1.3.0/24"</w:t>
      </w:r>
    </w:p>
    <w:p w14:paraId="0F9D846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map_public_ip_on_launch = false</w:t>
      </w:r>
    </w:p>
    <w:p w14:paraId="28EDD15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availability_zone = "${data.aws_availability_zones.available.names[0]}"</w:t>
      </w:r>
    </w:p>
    <w:p w14:paraId="4683DF1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C12B7A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tags {</w:t>
      </w:r>
    </w:p>
    <w:p w14:paraId="051C0E8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"private2"</w:t>
      </w:r>
    </w:p>
    <w:p w14:paraId="206740B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342A923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6038D4E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F4C51D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"aws_subnet" "rds1" {</w:t>
      </w:r>
    </w:p>
    <w:p w14:paraId="2DEDBB7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143CB96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 = "10.1.4.0/24"</w:t>
      </w:r>
    </w:p>
    <w:p w14:paraId="78A0F4E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map_public_ip_on_launch = false</w:t>
      </w:r>
    </w:p>
    <w:p w14:paraId="51E088B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availability_zone = "${data.aws_availability_zones.available.names[0]}"</w:t>
      </w:r>
    </w:p>
    <w:p w14:paraId="2DE9372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66F6DF1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tags {</w:t>
      </w:r>
    </w:p>
    <w:p w14:paraId="27D9471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"rds1"</w:t>
      </w:r>
    </w:p>
    <w:p w14:paraId="558990C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1984F8F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1D4F01A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B0038A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"aws_subnet" "rds2" {</w:t>
      </w:r>
    </w:p>
    <w:p w14:paraId="528AC46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309D539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 = "10.1.5.0/24"</w:t>
      </w:r>
    </w:p>
    <w:p w14:paraId="1E9CE68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 xml:space="preserve">  map_public_ip_on_launch = false</w:t>
      </w:r>
    </w:p>
    <w:p w14:paraId="0445A47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availability_zone = "${data.aws_availability_zones.available.names[1]}"</w:t>
      </w:r>
    </w:p>
    <w:p w14:paraId="7EC40D2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2395E6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tags {</w:t>
      </w:r>
    </w:p>
    <w:p w14:paraId="2DE8133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"rds2"</w:t>
      </w:r>
    </w:p>
    <w:p w14:paraId="3B356DA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0BBDAA7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0641738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7FA6CF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D32446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"aws_subnet" "rds3" {</w:t>
      </w:r>
    </w:p>
    <w:p w14:paraId="0C76D7A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463B9FA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 = "10.1.6.0/24"</w:t>
      </w:r>
    </w:p>
    <w:p w14:paraId="78685A7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map_public_ip_on_launch = false</w:t>
      </w:r>
    </w:p>
    <w:p w14:paraId="5662E1F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availability_zone = "${data.aws_availability_zones.available.names[2]}"</w:t>
      </w:r>
    </w:p>
    <w:p w14:paraId="2A849CA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3C79675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tags {</w:t>
      </w:r>
    </w:p>
    <w:p w14:paraId="187D42F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"rds3"</w:t>
      </w:r>
    </w:p>
    <w:p w14:paraId="187E4AC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4007A0B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7FAD5FF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3946D47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6D51449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Subnet Associations</w:t>
      </w:r>
    </w:p>
    <w:p w14:paraId="61C289D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F2EBD2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"aws_route_table_association" "public_assoc" {</w:t>
      </w:r>
    </w:p>
    <w:p w14:paraId="3F1C001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subnet_id = "${aws_subnet.public.id}"</w:t>
      </w:r>
    </w:p>
    <w:p w14:paraId="303BB0A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route_table_id = "${aws_route_table.public.id}"</w:t>
      </w:r>
    </w:p>
    <w:p w14:paraId="7CF4785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w:t>
      </w:r>
    </w:p>
    <w:p w14:paraId="49B8951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93D63B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"aws_route_table_association" "private1_assoc" {</w:t>
      </w:r>
    </w:p>
    <w:p w14:paraId="5326FF5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subnet_id = "${aws_subnet.private1.id}"</w:t>
      </w:r>
    </w:p>
    <w:p w14:paraId="1A1F0F6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route_table_id = "${aws_route_table.public.id}"</w:t>
      </w:r>
    </w:p>
    <w:p w14:paraId="349F28A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58E8668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66B19E7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719CE4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"aws_route_table_association" "private2_assoc" {</w:t>
      </w:r>
    </w:p>
    <w:p w14:paraId="440BE58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subnet_id = "${aws_subnet.private2.id}"</w:t>
      </w:r>
    </w:p>
    <w:p w14:paraId="1770E3B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route_table_id = "${aws_route_table.public.id}"</w:t>
      </w:r>
    </w:p>
    <w:p w14:paraId="60DD2A3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1FA8688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ABFBF6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"aws_db_subnet_group" "rds_subnetgroup" {</w:t>
      </w:r>
    </w:p>
    <w:p w14:paraId="491E34D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"rds_subnetgroup"</w:t>
      </w:r>
    </w:p>
    <w:p w14:paraId="26DD3FC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subnet_ids = ["${aws_subnet.rds1.id}", "${aws_subnet.rds2.id}", "${aws_subnet.rds3.id}"]</w:t>
      </w:r>
    </w:p>
    <w:p w14:paraId="10E530F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394C5A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tags {</w:t>
      </w:r>
    </w:p>
    <w:p w14:paraId="3D707C6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"rds_sng"</w:t>
      </w:r>
    </w:p>
    <w:p w14:paraId="1F614D3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72DD047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2401F56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A2FF05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#Security groups</w:t>
      </w:r>
    </w:p>
    <w:p w14:paraId="1C2432D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33BF380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"aws_security_group" "public" {</w:t>
      </w:r>
    </w:p>
    <w:p w14:paraId="49D60B5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"sg_public"</w:t>
      </w:r>
    </w:p>
    <w:p w14:paraId="337CC59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 xml:space="preserve">  description = "Used for public and private instances for load balancer access"</w:t>
      </w:r>
    </w:p>
    <w:p w14:paraId="54B42CC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1F26DE1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312294E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#SSH </w:t>
      </w:r>
    </w:p>
    <w:p w14:paraId="16B77AD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7F0A64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ingress {</w:t>
      </w:r>
    </w:p>
    <w:p w14:paraId="0626FA2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from_port   = 22</w:t>
      </w:r>
    </w:p>
    <w:p w14:paraId="2056C11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to_port   = 22</w:t>
      </w:r>
    </w:p>
    <w:p w14:paraId="3B3B82C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protocol  = "tcp"</w:t>
      </w:r>
    </w:p>
    <w:p w14:paraId="7514CED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cidr_blocks = ["${var.localip}"]</w:t>
      </w:r>
    </w:p>
    <w:p w14:paraId="3A4F803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16F7B3A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37B3BB1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#HTTP </w:t>
      </w:r>
    </w:p>
    <w:p w14:paraId="051CA49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36E302C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ingress {</w:t>
      </w:r>
    </w:p>
    <w:p w14:paraId="3DEE88E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from_port   = 80</w:t>
      </w:r>
    </w:p>
    <w:p w14:paraId="0306BC0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to_port   = 80</w:t>
      </w:r>
    </w:p>
    <w:p w14:paraId="3467C4D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protocol  = "tcp"</w:t>
      </w:r>
    </w:p>
    <w:p w14:paraId="0BF7285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cidr_blocks = ["0.0.0.0/0"]</w:t>
      </w:r>
    </w:p>
    <w:p w14:paraId="23D3D0A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0FF9375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66CDE5A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#Outbound internet access</w:t>
      </w:r>
    </w:p>
    <w:p w14:paraId="03F0A6C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23A784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egress {</w:t>
      </w:r>
    </w:p>
    <w:p w14:paraId="58253C2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from_port = 0</w:t>
      </w:r>
    </w:p>
    <w:p w14:paraId="2781370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to_port   = 0</w:t>
      </w:r>
    </w:p>
    <w:p w14:paraId="2329BED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 xml:space="preserve">    protocol  = "-1"</w:t>
      </w:r>
    </w:p>
    <w:p w14:paraId="138C3FF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cidr_blocks = ["0.0.0.0/0"]</w:t>
      </w:r>
    </w:p>
    <w:p w14:paraId="067F91A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670249E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5DD9947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F21242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#Private Security Group</w:t>
      </w:r>
    </w:p>
    <w:p w14:paraId="3575736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5D8A13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"aws_security_group" "private" {</w:t>
      </w:r>
    </w:p>
    <w:p w14:paraId="12AD855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"sg_private"</w:t>
      </w:r>
    </w:p>
    <w:p w14:paraId="25E008B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description = "Used for private instances"</w:t>
      </w:r>
    </w:p>
    <w:p w14:paraId="1EBBD06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263659B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0E1D26C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0F64D9C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Access from other security groups</w:t>
      </w:r>
    </w:p>
    <w:p w14:paraId="2B03D0C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C6D5D8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ingress {</w:t>
      </w:r>
    </w:p>
    <w:p w14:paraId="1AAABC5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from_port    = 0</w:t>
      </w:r>
    </w:p>
    <w:p w14:paraId="230858C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to_port      = 0</w:t>
      </w:r>
    </w:p>
    <w:p w14:paraId="1243B2B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protocol     = "-1"</w:t>
      </w:r>
    </w:p>
    <w:p w14:paraId="4A2B4B0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cidr_blocks  = ["10.1.0.0/16"]</w:t>
      </w:r>
    </w:p>
    <w:p w14:paraId="79EA28C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272A4C7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CC3DDF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egress {</w:t>
      </w:r>
    </w:p>
    <w:p w14:paraId="21277F8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from_port    = 0</w:t>
      </w:r>
    </w:p>
    <w:p w14:paraId="0353873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to_port      = 0</w:t>
      </w:r>
    </w:p>
    <w:p w14:paraId="36769BB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protocol     = "-1"</w:t>
      </w:r>
    </w:p>
    <w:p w14:paraId="7F40ED2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 xml:space="preserve">    cidr_blocks  = ["0.0.0.0/0"]</w:t>
      </w:r>
    </w:p>
    <w:p w14:paraId="78D63BE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4DC4947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0981403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3E89A91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#RDS Security Group</w:t>
      </w:r>
    </w:p>
    <w:p w14:paraId="4229B8A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"aws_security_group" "RDS" {</w:t>
      </w:r>
    </w:p>
    <w:p w14:paraId="559D562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"sg_rds"</w:t>
      </w:r>
    </w:p>
    <w:p w14:paraId="0FFDEEB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description = "Used for DB instances"</w:t>
      </w:r>
    </w:p>
    <w:p w14:paraId="1BBB4A8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vpc_id      = "${aws_vpc.vpc.id}"</w:t>
      </w:r>
    </w:p>
    <w:p w14:paraId="7B260BE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DA3A35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SQL access from public/private security group</w:t>
      </w:r>
    </w:p>
    <w:p w14:paraId="09BE155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5C45E1F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ingress {</w:t>
      </w:r>
    </w:p>
    <w:p w14:paraId="7FFA39A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from_port        = 3306</w:t>
      </w:r>
    </w:p>
    <w:p w14:paraId="3D83EBE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to_port          = 3306</w:t>
      </w:r>
    </w:p>
    <w:p w14:paraId="08FEDEF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protocol         = "tcp"</w:t>
      </w:r>
    </w:p>
    <w:p w14:paraId="34BC1A2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security_groups  = ["${aws_security_group.public.id}", "${aws_security_group.private.id}"]</w:t>
      </w:r>
    </w:p>
    <w:p w14:paraId="2F43DFA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59E8A85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4D8F102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046BC6B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35B341C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"aws_db_instance" "db" {</w:t>
      </w:r>
    </w:p>
    <w:p w14:paraId="38F0682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allocated_storage = 10</w:t>
      </w:r>
    </w:p>
    <w:p w14:paraId="79D99F9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engine    = "mysql"</w:t>
      </w:r>
    </w:p>
    <w:p w14:paraId="2CCBB5B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engine_version  = "5.6.27"</w:t>
      </w:r>
    </w:p>
    <w:p w14:paraId="1E06721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instance_class  = "${var.db_instance_class}"</w:t>
      </w:r>
    </w:p>
    <w:p w14:paraId="7852A81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 xml:space="preserve">  name      = "${var.dbname}"</w:t>
      </w:r>
    </w:p>
    <w:p w14:paraId="1606E00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username    = "${var.dbuser}"</w:t>
      </w:r>
    </w:p>
    <w:p w14:paraId="20CE5C5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password    = "${var.dbpassword}"</w:t>
      </w:r>
    </w:p>
    <w:p w14:paraId="27BA4F7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db_subnet_group_name  = "${aws_db_subnet_group.rds_subnetgroup.name}"</w:t>
      </w:r>
    </w:p>
    <w:p w14:paraId="3187C02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skip_final_snapshot   = "${var.skip_final_snapshot}"</w:t>
      </w:r>
    </w:p>
    <w:p w14:paraId="3FE47BC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vpc_security_group_ids = ["${aws_security_group.RDS.id}"]</w:t>
      </w:r>
    </w:p>
    <w:p w14:paraId="3B6D5DA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6DAFB4A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08B144D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3AB3A3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key pair</w:t>
      </w:r>
    </w:p>
    <w:p w14:paraId="2AE5DDE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F7D983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"aws_key_pair" "auth" {</w:t>
      </w:r>
    </w:p>
    <w:p w14:paraId="2044640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key_name  ="${var.key_name}"</w:t>
      </w:r>
    </w:p>
    <w:p w14:paraId="7ABDF3F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public_key = "${file(var.public_key_path)}"</w:t>
      </w:r>
    </w:p>
    <w:p w14:paraId="64448CD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34DBECB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41630A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2556BA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server</w:t>
      </w:r>
    </w:p>
    <w:p w14:paraId="720EEE2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1D3593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resource "aws_instance" "dev" {</w:t>
      </w:r>
    </w:p>
    <w:p w14:paraId="6413316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instance_type = "${var.dev_instance_type}"</w:t>
      </w:r>
    </w:p>
    <w:p w14:paraId="4F5C329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ami = "${var.dev_ami}"</w:t>
      </w:r>
    </w:p>
    <w:p w14:paraId="1F0E68D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tags {</w:t>
      </w:r>
    </w:p>
    <w:p w14:paraId="06D97FC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Name = "wordpress-instance"</w:t>
      </w:r>
    </w:p>
    <w:p w14:paraId="61072C6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6B3EB5E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5FD5DE0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 xml:space="preserve">  key_name = "${aws_key_pair.auth.id}"</w:t>
      </w:r>
    </w:p>
    <w:p w14:paraId="2AB45EE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vpc_security_group_ids = ["${aws_security_group.public.id}"]</w:t>
      </w:r>
    </w:p>
    <w:p w14:paraId="64AAB1D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subnet_id = "${aws_subnet.public.id}"</w:t>
      </w:r>
    </w:p>
    <w:p w14:paraId="0376709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71C9E34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69215B9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provisioner "local-exec" {</w:t>
      </w:r>
    </w:p>
    <w:p w14:paraId="3FC34AE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command = &lt;&lt;EOD</w:t>
      </w:r>
    </w:p>
    <w:p w14:paraId="421D6FB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cat &lt;&lt;EOF &gt; aws_hosts </w:t>
      </w:r>
    </w:p>
    <w:p w14:paraId="7E53734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[dev] </w:t>
      </w:r>
    </w:p>
    <w:p w14:paraId="62797228"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${aws_instance.dev.public_ip} </w:t>
      </w:r>
    </w:p>
    <w:p w14:paraId="681D57F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EOF</w:t>
      </w:r>
    </w:p>
    <w:p w14:paraId="48C3E2F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EOD</w:t>
      </w:r>
    </w:p>
    <w:p w14:paraId="1DE5ECF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18C0F9D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3E3E018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provisioner "local-exec" {</w:t>
      </w:r>
    </w:p>
    <w:p w14:paraId="6BCD700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command = "sleep 6m &amp;&amp; ansible-playbook -i aws_hosts wordpress.yml"</w:t>
      </w:r>
    </w:p>
    <w:p w14:paraId="434EE00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t>
      </w:r>
    </w:p>
    <w:p w14:paraId="43F47A2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14FE0FD2" w14:textId="77777777" w:rsidR="00B11BC5" w:rsidRPr="00C97C73" w:rsidRDefault="007C32DA" w:rsidP="004D469C">
      <w:pPr>
        <w:pStyle w:val="ListParagraph"/>
        <w:numPr>
          <w:ilvl w:val="0"/>
          <w:numId w:val="3"/>
        </w:numPr>
        <w:spacing w:line="360" w:lineRule="auto"/>
        <w:jc w:val="both"/>
        <w:rPr>
          <w:rFonts w:ascii="Arial" w:hAnsi="Arial" w:cs="Arial"/>
          <w:b/>
          <w:color w:val="000000" w:themeColor="text1"/>
          <w:sz w:val="24"/>
          <w:szCs w:val="24"/>
          <w:shd w:val="clear" w:color="auto" w:fill="FFFFFF"/>
        </w:rPr>
      </w:pPr>
      <w:r w:rsidRPr="00C97C73">
        <w:rPr>
          <w:rFonts w:ascii="Arial" w:hAnsi="Arial" w:cs="Arial"/>
          <w:b/>
          <w:color w:val="000000" w:themeColor="text1"/>
          <w:sz w:val="24"/>
          <w:szCs w:val="24"/>
          <w:shd w:val="clear" w:color="auto" w:fill="FFFFFF"/>
        </w:rPr>
        <w:t>Variables.tf</w:t>
      </w:r>
    </w:p>
    <w:p w14:paraId="71B197DE"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51C22C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"aws_region" {}</w:t>
      </w:r>
    </w:p>
    <w:p w14:paraId="636EDAF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"aws_profile" {}</w:t>
      </w:r>
    </w:p>
    <w:p w14:paraId="2ED36284"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"localip" {}</w:t>
      </w:r>
    </w:p>
    <w:p w14:paraId="7E77368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"db_instance_class" {}</w:t>
      </w:r>
    </w:p>
    <w:p w14:paraId="3E74757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"dbname" {}</w:t>
      </w:r>
    </w:p>
    <w:p w14:paraId="14CB69E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"dbuser" {}</w:t>
      </w:r>
    </w:p>
    <w:p w14:paraId="5AAB105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variable "dbpassword" {}</w:t>
      </w:r>
    </w:p>
    <w:p w14:paraId="6F9FE89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"key_name" {}</w:t>
      </w:r>
    </w:p>
    <w:p w14:paraId="64AB187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"public_key_path" {}</w:t>
      </w:r>
    </w:p>
    <w:p w14:paraId="12D7444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"dev_instance_type" {}</w:t>
      </w:r>
    </w:p>
    <w:p w14:paraId="6762717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"skip_final_snapshot" {}</w:t>
      </w:r>
    </w:p>
    <w:p w14:paraId="46A6D13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variable "dev_ami"{}</w:t>
      </w:r>
    </w:p>
    <w:p w14:paraId="08B6258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4ECA2BAB" w14:textId="77777777" w:rsidR="007C32DA" w:rsidRPr="00C97C73" w:rsidRDefault="007C32DA" w:rsidP="004D469C">
      <w:pPr>
        <w:pStyle w:val="ListParagraph"/>
        <w:numPr>
          <w:ilvl w:val="0"/>
          <w:numId w:val="3"/>
        </w:numPr>
        <w:spacing w:line="360" w:lineRule="auto"/>
        <w:jc w:val="both"/>
        <w:rPr>
          <w:rFonts w:ascii="Arial" w:hAnsi="Arial" w:cs="Arial"/>
          <w:b/>
          <w:color w:val="000000" w:themeColor="text1"/>
          <w:sz w:val="24"/>
          <w:szCs w:val="24"/>
          <w:shd w:val="clear" w:color="auto" w:fill="FFFFFF"/>
        </w:rPr>
      </w:pPr>
      <w:r w:rsidRPr="00C97C73">
        <w:rPr>
          <w:rFonts w:ascii="Arial" w:hAnsi="Arial" w:cs="Arial"/>
          <w:b/>
          <w:color w:val="000000" w:themeColor="text1"/>
          <w:sz w:val="24"/>
          <w:szCs w:val="24"/>
          <w:shd w:val="clear" w:color="auto" w:fill="FFFFFF"/>
        </w:rPr>
        <w:t>Terraform.tfvars</w:t>
      </w:r>
    </w:p>
    <w:p w14:paraId="3CFA1C7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622380F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aws_profile         =   "superhero"</w:t>
      </w:r>
    </w:p>
    <w:p w14:paraId="071734E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aws_region          =   "us-east-1"</w:t>
      </w:r>
    </w:p>
    <w:p w14:paraId="2054A1F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localip             =   "0.0.0.0/0"</w:t>
      </w:r>
    </w:p>
    <w:p w14:paraId="69D533E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db_instance_class   =   "db.t2.small"</w:t>
      </w:r>
    </w:p>
    <w:p w14:paraId="3334015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dbname              =   "superherodb"</w:t>
      </w:r>
    </w:p>
    <w:p w14:paraId="6D249F87"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dbuser              =   "superhero"</w:t>
      </w:r>
    </w:p>
    <w:p w14:paraId="3108E2F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dbpassword          =   "superheropass"</w:t>
      </w:r>
    </w:p>
    <w:p w14:paraId="3CF837B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key_name            =   "bisht"</w:t>
      </w:r>
    </w:p>
    <w:p w14:paraId="197DFF0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public_key_path     =   "/home/adityabisht/.ssh/bisht.pub"</w:t>
      </w:r>
    </w:p>
    <w:p w14:paraId="11ACCAE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dev_instance_type</w:t>
      </w:r>
      <w:r w:rsidRPr="009F1468">
        <w:rPr>
          <w:rFonts w:ascii="Arial" w:hAnsi="Arial" w:cs="Arial"/>
          <w:color w:val="000000" w:themeColor="text1"/>
          <w:sz w:val="16"/>
          <w:szCs w:val="16"/>
          <w:shd w:val="clear" w:color="auto" w:fill="FFFFFF"/>
        </w:rPr>
        <w:tab/>
        <w:t>=   "t2.micro"</w:t>
      </w:r>
    </w:p>
    <w:p w14:paraId="2CF14F0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skip_final_snapshot =   "true"</w:t>
      </w:r>
    </w:p>
    <w:p w14:paraId="40714EC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dev_ami</w:t>
      </w:r>
      <w:r w:rsidRPr="009F1468">
        <w:rPr>
          <w:rFonts w:ascii="Arial" w:hAnsi="Arial" w:cs="Arial"/>
          <w:color w:val="000000" w:themeColor="text1"/>
          <w:sz w:val="16"/>
          <w:szCs w:val="16"/>
          <w:shd w:val="clear" w:color="auto" w:fill="FFFFFF"/>
        </w:rPr>
        <w:tab/>
      </w:r>
      <w:r w:rsidRPr="009F1468">
        <w:rPr>
          <w:rFonts w:ascii="Arial" w:hAnsi="Arial" w:cs="Arial"/>
          <w:color w:val="000000" w:themeColor="text1"/>
          <w:sz w:val="16"/>
          <w:szCs w:val="16"/>
          <w:shd w:val="clear" w:color="auto" w:fill="FFFFFF"/>
        </w:rPr>
        <w:tab/>
      </w:r>
      <w:r w:rsidRPr="009F1468">
        <w:rPr>
          <w:rFonts w:ascii="Arial" w:hAnsi="Arial" w:cs="Arial"/>
          <w:color w:val="000000" w:themeColor="text1"/>
          <w:sz w:val="16"/>
          <w:szCs w:val="16"/>
          <w:shd w:val="clear" w:color="auto" w:fill="FFFFFF"/>
        </w:rPr>
        <w:tab/>
        <w:t xml:space="preserve">    =   "ami-b73b63a0"</w:t>
      </w:r>
    </w:p>
    <w:p w14:paraId="55E7171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1D6D59B9"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p>
    <w:p w14:paraId="0717C090" w14:textId="77777777" w:rsidR="007C32DA" w:rsidRPr="00C97C73" w:rsidRDefault="007C32DA" w:rsidP="004D469C">
      <w:pPr>
        <w:pStyle w:val="ListParagraph"/>
        <w:numPr>
          <w:ilvl w:val="0"/>
          <w:numId w:val="3"/>
        </w:numPr>
        <w:spacing w:line="360" w:lineRule="auto"/>
        <w:jc w:val="both"/>
        <w:rPr>
          <w:rFonts w:ascii="Arial" w:hAnsi="Arial" w:cs="Arial"/>
          <w:b/>
          <w:color w:val="000000" w:themeColor="text1"/>
          <w:sz w:val="24"/>
          <w:szCs w:val="24"/>
          <w:shd w:val="clear" w:color="auto" w:fill="FFFFFF"/>
        </w:rPr>
      </w:pPr>
      <w:r w:rsidRPr="00C97C73">
        <w:rPr>
          <w:rFonts w:ascii="Arial" w:hAnsi="Arial" w:cs="Arial"/>
          <w:b/>
          <w:color w:val="000000" w:themeColor="text1"/>
          <w:sz w:val="24"/>
          <w:szCs w:val="24"/>
          <w:shd w:val="clear" w:color="auto" w:fill="FFFFFF"/>
        </w:rPr>
        <w:t>WordPress.yml</w:t>
      </w:r>
    </w:p>
    <w:p w14:paraId="35430A30"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w:t>
      </w:r>
    </w:p>
    <w:p w14:paraId="67EA9DE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hosts: dev</w:t>
      </w:r>
    </w:p>
    <w:p w14:paraId="2EB908F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lastRenderedPageBreak/>
        <w:t xml:space="preserve">  become: yes</w:t>
      </w:r>
    </w:p>
    <w:p w14:paraId="0B9A390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remote_user: ec2-user</w:t>
      </w:r>
    </w:p>
    <w:p w14:paraId="368ADC6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tasks:</w:t>
      </w:r>
    </w:p>
    <w:p w14:paraId="0836E00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name: Install Apache.</w:t>
      </w:r>
    </w:p>
    <w:p w14:paraId="3C3CEFE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yum: name={{ item }} state=present</w:t>
      </w:r>
    </w:p>
    <w:p w14:paraId="08CCC48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with_items:</w:t>
      </w:r>
    </w:p>
    <w:p w14:paraId="329BD3F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httpd</w:t>
      </w:r>
    </w:p>
    <w:p w14:paraId="1F20A186"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php</w:t>
      </w:r>
    </w:p>
    <w:p w14:paraId="41E15AE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php-mysql</w:t>
      </w:r>
    </w:p>
    <w:p w14:paraId="7D687BB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name: Download WordPress</w:t>
      </w:r>
    </w:p>
    <w:p w14:paraId="2C5E559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get_url: url=http://wordpress.org/wordpress-latest.tar.gz dest=/var/www/html/wordpress.tar.gz force=yes</w:t>
      </w:r>
    </w:p>
    <w:p w14:paraId="3A05B042"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name: Extract WordPress</w:t>
      </w:r>
    </w:p>
    <w:p w14:paraId="0747B53D"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command: "tar xzf /var/www/html/wordpress.tar.gz -C /var/www/html --strip-components 1"</w:t>
      </w:r>
    </w:p>
    <w:p w14:paraId="65008FCB"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name: Make my directory tree readable</w:t>
      </w:r>
    </w:p>
    <w:p w14:paraId="61994625"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file:</w:t>
      </w:r>
    </w:p>
    <w:p w14:paraId="5024ECC1"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path: /var/www/html/</w:t>
      </w:r>
    </w:p>
    <w:p w14:paraId="339B96DC"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mode: u=rwX,g=rX,o=rX</w:t>
      </w:r>
    </w:p>
    <w:p w14:paraId="72F73B3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recurse: yes</w:t>
      </w:r>
    </w:p>
    <w:p w14:paraId="11A820F3"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owner: apache</w:t>
      </w:r>
    </w:p>
    <w:p w14:paraId="7A04CDEF"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group: apache</w:t>
      </w:r>
    </w:p>
    <w:p w14:paraId="255D4ADA" w14:textId="77777777" w:rsidR="007C32DA" w:rsidRPr="009F1468" w:rsidRDefault="007C32DA" w:rsidP="004D469C">
      <w:pPr>
        <w:spacing w:line="360" w:lineRule="auto"/>
        <w:jc w:val="both"/>
        <w:rPr>
          <w:rFonts w:ascii="Arial" w:hAnsi="Arial" w:cs="Arial"/>
          <w:color w:val="000000" w:themeColor="text1"/>
          <w:sz w:val="16"/>
          <w:szCs w:val="16"/>
          <w:shd w:val="clear" w:color="auto" w:fill="FFFFFF"/>
        </w:rPr>
      </w:pPr>
      <w:r w:rsidRPr="009F1468">
        <w:rPr>
          <w:rFonts w:ascii="Arial" w:hAnsi="Arial" w:cs="Arial"/>
          <w:color w:val="000000" w:themeColor="text1"/>
          <w:sz w:val="16"/>
          <w:szCs w:val="16"/>
          <w:shd w:val="clear" w:color="auto" w:fill="FFFFFF"/>
        </w:rPr>
        <w:t xml:space="preserve">    - name: Make sure Apache is started now and at boot.</w:t>
      </w:r>
    </w:p>
    <w:p w14:paraId="070D5EF2" w14:textId="77777777" w:rsidR="007C32DA" w:rsidRPr="009432B9" w:rsidRDefault="007C32DA" w:rsidP="004D469C">
      <w:pPr>
        <w:spacing w:line="360" w:lineRule="auto"/>
        <w:jc w:val="both"/>
        <w:rPr>
          <w:rFonts w:ascii="Arial" w:hAnsi="Arial" w:cs="Arial"/>
          <w:color w:val="000000" w:themeColor="text1"/>
          <w:sz w:val="24"/>
          <w:szCs w:val="24"/>
          <w:shd w:val="clear" w:color="auto" w:fill="FFFFFF"/>
        </w:rPr>
      </w:pPr>
      <w:r w:rsidRPr="009F1468">
        <w:rPr>
          <w:rFonts w:ascii="Arial" w:hAnsi="Arial" w:cs="Arial"/>
          <w:color w:val="000000" w:themeColor="text1"/>
          <w:sz w:val="16"/>
          <w:szCs w:val="16"/>
          <w:shd w:val="clear" w:color="auto" w:fill="FFFFFF"/>
        </w:rPr>
        <w:t xml:space="preserve">      service: name=httpd state=started enabled=yes</w:t>
      </w:r>
    </w:p>
    <w:p w14:paraId="270023E9" w14:textId="77777777" w:rsidR="007C32DA" w:rsidRPr="009432B9" w:rsidRDefault="007C32DA" w:rsidP="004D469C">
      <w:pPr>
        <w:spacing w:line="360" w:lineRule="auto"/>
        <w:jc w:val="both"/>
        <w:rPr>
          <w:rFonts w:ascii="Arial" w:hAnsi="Arial" w:cs="Arial"/>
          <w:color w:val="000000" w:themeColor="text1"/>
          <w:sz w:val="24"/>
          <w:szCs w:val="24"/>
          <w:shd w:val="clear" w:color="auto" w:fill="FFFFFF"/>
        </w:rPr>
      </w:pPr>
    </w:p>
    <w:p w14:paraId="4B6E6BC0" w14:textId="77777777" w:rsidR="007C32DA" w:rsidRPr="009432B9" w:rsidRDefault="007C32DA" w:rsidP="004D469C">
      <w:pPr>
        <w:spacing w:line="360" w:lineRule="auto"/>
        <w:jc w:val="both"/>
        <w:rPr>
          <w:rFonts w:ascii="Arial" w:hAnsi="Arial" w:cs="Arial"/>
          <w:color w:val="000000" w:themeColor="text1"/>
          <w:sz w:val="24"/>
          <w:szCs w:val="24"/>
          <w:shd w:val="clear" w:color="auto" w:fill="FFFFFF"/>
        </w:rPr>
      </w:pPr>
    </w:p>
    <w:p w14:paraId="662870E0" w14:textId="77777777" w:rsidR="007C32DA" w:rsidRPr="009432B9" w:rsidDel="00A65729" w:rsidRDefault="007C32DA" w:rsidP="004D469C">
      <w:pPr>
        <w:spacing w:line="360" w:lineRule="auto"/>
        <w:jc w:val="both"/>
        <w:rPr>
          <w:del w:id="1544" w:author="Aditya" w:date="2017-12-07T00:49:00Z"/>
          <w:rFonts w:ascii="Arial" w:hAnsi="Arial" w:cs="Arial"/>
          <w:color w:val="000000" w:themeColor="text1"/>
          <w:sz w:val="24"/>
          <w:szCs w:val="24"/>
          <w:shd w:val="clear" w:color="auto" w:fill="FFFFFF"/>
        </w:rPr>
      </w:pPr>
    </w:p>
    <w:p w14:paraId="387F3032" w14:textId="4C5B72E3" w:rsidR="007C32DA" w:rsidDel="00D449E0" w:rsidRDefault="007C32DA" w:rsidP="009F1468">
      <w:pPr>
        <w:widowControl w:val="0"/>
        <w:spacing w:after="0" w:line="360" w:lineRule="auto"/>
        <w:jc w:val="both"/>
        <w:rPr>
          <w:del w:id="1545" w:author="Aditya" w:date="2017-12-01T04:52:00Z"/>
          <w:rFonts w:ascii="Arial" w:hAnsi="Arial" w:cs="Arial"/>
          <w:color w:val="000000" w:themeColor="text1"/>
          <w:sz w:val="24"/>
          <w:szCs w:val="24"/>
          <w:shd w:val="clear" w:color="auto" w:fill="FFFFFF"/>
        </w:rPr>
      </w:pPr>
    </w:p>
    <w:p w14:paraId="0268BA72" w14:textId="77777777" w:rsidR="009F1468" w:rsidDel="00D449E0" w:rsidRDefault="009F1468" w:rsidP="009F1468">
      <w:pPr>
        <w:widowControl w:val="0"/>
        <w:spacing w:after="0" w:line="360" w:lineRule="auto"/>
        <w:jc w:val="both"/>
        <w:rPr>
          <w:del w:id="1546" w:author="Aditya" w:date="2017-12-01T04:52:00Z"/>
          <w:rFonts w:ascii="Arial" w:hAnsi="Arial" w:cs="Arial"/>
          <w:color w:val="000000" w:themeColor="text1"/>
          <w:sz w:val="24"/>
          <w:szCs w:val="24"/>
          <w:shd w:val="clear" w:color="auto" w:fill="FFFFFF"/>
        </w:rPr>
      </w:pPr>
    </w:p>
    <w:p w14:paraId="06C55772" w14:textId="77777777" w:rsidR="009F1468" w:rsidDel="00D449E0" w:rsidRDefault="009F1468" w:rsidP="009F1468">
      <w:pPr>
        <w:widowControl w:val="0"/>
        <w:spacing w:after="0" w:line="360" w:lineRule="auto"/>
        <w:jc w:val="both"/>
        <w:rPr>
          <w:del w:id="1547" w:author="Aditya" w:date="2017-12-01T04:52:00Z"/>
          <w:rFonts w:ascii="Arial" w:hAnsi="Arial" w:cs="Arial"/>
          <w:color w:val="000000" w:themeColor="text1"/>
          <w:sz w:val="24"/>
          <w:szCs w:val="24"/>
          <w:shd w:val="clear" w:color="auto" w:fill="FFFFFF"/>
        </w:rPr>
      </w:pPr>
    </w:p>
    <w:p w14:paraId="5BB87473" w14:textId="77777777" w:rsidR="009F1468" w:rsidRDefault="009F1468" w:rsidP="009F1468">
      <w:pPr>
        <w:widowControl w:val="0"/>
        <w:spacing w:after="0" w:line="360" w:lineRule="auto"/>
        <w:jc w:val="both"/>
        <w:rPr>
          <w:rFonts w:ascii="Arial" w:hAnsi="Arial" w:cs="Arial"/>
          <w:color w:val="000000" w:themeColor="text1"/>
          <w:sz w:val="24"/>
          <w:szCs w:val="24"/>
          <w:shd w:val="clear" w:color="auto" w:fill="FFFFFF"/>
        </w:rPr>
      </w:pPr>
    </w:p>
    <w:p w14:paraId="4E584DE9" w14:textId="77777777" w:rsidR="009F1468" w:rsidDel="00D449E0" w:rsidRDefault="009F1468" w:rsidP="009F1468">
      <w:pPr>
        <w:widowControl w:val="0"/>
        <w:spacing w:after="0" w:line="360" w:lineRule="auto"/>
        <w:jc w:val="both"/>
        <w:rPr>
          <w:del w:id="1548" w:author="Aditya" w:date="2017-12-01T04:52:00Z"/>
          <w:rFonts w:ascii="Arial" w:hAnsi="Arial" w:cs="Arial"/>
          <w:color w:val="000000" w:themeColor="text1"/>
          <w:sz w:val="24"/>
          <w:szCs w:val="24"/>
          <w:shd w:val="clear" w:color="auto" w:fill="FFFFFF"/>
        </w:rPr>
      </w:pPr>
    </w:p>
    <w:p w14:paraId="2CB1D503" w14:textId="77777777" w:rsidR="008B66F9" w:rsidDel="00D449E0" w:rsidRDefault="008B66F9" w:rsidP="009F1468">
      <w:pPr>
        <w:widowControl w:val="0"/>
        <w:spacing w:after="0" w:line="360" w:lineRule="auto"/>
        <w:jc w:val="both"/>
        <w:rPr>
          <w:del w:id="1549" w:author="Aditya" w:date="2017-12-01T04:52:00Z"/>
          <w:rFonts w:ascii="Arial" w:hAnsi="Arial" w:cs="Arial"/>
          <w:color w:val="000000" w:themeColor="text1"/>
          <w:sz w:val="24"/>
          <w:szCs w:val="24"/>
          <w:shd w:val="clear" w:color="auto" w:fill="FFFFFF"/>
        </w:rPr>
      </w:pPr>
    </w:p>
    <w:p w14:paraId="3D45A71C" w14:textId="77777777" w:rsidR="008B66F9" w:rsidDel="00D449E0" w:rsidRDefault="008B66F9" w:rsidP="009F1468">
      <w:pPr>
        <w:widowControl w:val="0"/>
        <w:spacing w:after="0" w:line="360" w:lineRule="auto"/>
        <w:jc w:val="both"/>
        <w:rPr>
          <w:del w:id="1550" w:author="Aditya" w:date="2017-12-01T04:52:00Z"/>
          <w:rFonts w:ascii="Arial" w:hAnsi="Arial" w:cs="Arial"/>
          <w:color w:val="000000" w:themeColor="text1"/>
          <w:sz w:val="24"/>
          <w:szCs w:val="24"/>
          <w:shd w:val="clear" w:color="auto" w:fill="FFFFFF"/>
        </w:rPr>
      </w:pPr>
    </w:p>
    <w:p w14:paraId="3428C0E7" w14:textId="77777777" w:rsidR="00A707AB" w:rsidDel="00D449E0" w:rsidRDefault="00A707AB" w:rsidP="009F1468">
      <w:pPr>
        <w:widowControl w:val="0"/>
        <w:spacing w:after="0" w:line="360" w:lineRule="auto"/>
        <w:jc w:val="both"/>
        <w:rPr>
          <w:del w:id="1551" w:author="Aditya" w:date="2017-12-01T04:52:00Z"/>
          <w:rFonts w:ascii="Arial" w:hAnsi="Arial" w:cs="Arial"/>
          <w:color w:val="000000" w:themeColor="text1"/>
          <w:sz w:val="24"/>
          <w:szCs w:val="24"/>
          <w:shd w:val="clear" w:color="auto" w:fill="FFFFFF"/>
        </w:rPr>
      </w:pPr>
    </w:p>
    <w:p w14:paraId="1A7D2EB1" w14:textId="77777777" w:rsidR="000F5645" w:rsidDel="00D449E0" w:rsidRDefault="000F5645" w:rsidP="009F1468">
      <w:pPr>
        <w:widowControl w:val="0"/>
        <w:spacing w:after="0" w:line="360" w:lineRule="auto"/>
        <w:jc w:val="both"/>
        <w:rPr>
          <w:del w:id="1552" w:author="Aditya" w:date="2017-12-01T04:52:00Z"/>
          <w:rFonts w:ascii="Arial" w:hAnsi="Arial" w:cs="Arial"/>
          <w:color w:val="000000" w:themeColor="text1"/>
          <w:sz w:val="24"/>
          <w:szCs w:val="24"/>
          <w:shd w:val="clear" w:color="auto" w:fill="FFFFFF"/>
        </w:rPr>
      </w:pPr>
    </w:p>
    <w:p w14:paraId="4F750ECC" w14:textId="77777777" w:rsidR="000F5645" w:rsidDel="00D449E0" w:rsidRDefault="000F5645" w:rsidP="009F1468">
      <w:pPr>
        <w:widowControl w:val="0"/>
        <w:spacing w:after="0" w:line="360" w:lineRule="auto"/>
        <w:jc w:val="both"/>
        <w:rPr>
          <w:del w:id="1553" w:author="Aditya" w:date="2017-12-01T04:52:00Z"/>
          <w:rFonts w:ascii="Arial" w:hAnsi="Arial" w:cs="Arial"/>
          <w:color w:val="000000" w:themeColor="text1"/>
          <w:sz w:val="24"/>
          <w:szCs w:val="24"/>
          <w:shd w:val="clear" w:color="auto" w:fill="FFFFFF"/>
        </w:rPr>
      </w:pPr>
    </w:p>
    <w:p w14:paraId="58C5816C" w14:textId="77777777" w:rsidR="000F5645" w:rsidDel="00D449E0" w:rsidRDefault="000F5645" w:rsidP="009F1468">
      <w:pPr>
        <w:widowControl w:val="0"/>
        <w:spacing w:after="0" w:line="360" w:lineRule="auto"/>
        <w:jc w:val="both"/>
        <w:rPr>
          <w:del w:id="1554" w:author="Aditya" w:date="2017-12-01T04:52:00Z"/>
          <w:rFonts w:ascii="Arial" w:hAnsi="Arial" w:cs="Arial"/>
          <w:color w:val="000000" w:themeColor="text1"/>
          <w:sz w:val="24"/>
          <w:szCs w:val="24"/>
          <w:shd w:val="clear" w:color="auto" w:fill="FFFFFF"/>
        </w:rPr>
      </w:pPr>
    </w:p>
    <w:p w14:paraId="2C02F9DB" w14:textId="77777777" w:rsidR="000F5645" w:rsidDel="00D449E0" w:rsidRDefault="000F5645" w:rsidP="009F1468">
      <w:pPr>
        <w:widowControl w:val="0"/>
        <w:spacing w:after="0" w:line="360" w:lineRule="auto"/>
        <w:jc w:val="both"/>
        <w:rPr>
          <w:del w:id="1555" w:author="Aditya" w:date="2017-12-01T04:52:00Z"/>
          <w:rFonts w:ascii="Arial" w:hAnsi="Arial" w:cs="Arial"/>
          <w:color w:val="000000" w:themeColor="text1"/>
          <w:sz w:val="24"/>
          <w:szCs w:val="24"/>
          <w:shd w:val="clear" w:color="auto" w:fill="FFFFFF"/>
        </w:rPr>
      </w:pPr>
    </w:p>
    <w:p w14:paraId="09381670" w14:textId="77777777" w:rsidR="000F5645" w:rsidDel="00D449E0" w:rsidRDefault="000F5645" w:rsidP="009F1468">
      <w:pPr>
        <w:widowControl w:val="0"/>
        <w:spacing w:after="0" w:line="360" w:lineRule="auto"/>
        <w:jc w:val="both"/>
        <w:rPr>
          <w:del w:id="1556" w:author="Aditya" w:date="2017-12-01T04:52:00Z"/>
          <w:rFonts w:ascii="Arial" w:hAnsi="Arial" w:cs="Arial"/>
          <w:color w:val="000000" w:themeColor="text1"/>
          <w:sz w:val="24"/>
          <w:szCs w:val="24"/>
          <w:shd w:val="clear" w:color="auto" w:fill="FFFFFF"/>
        </w:rPr>
      </w:pPr>
    </w:p>
    <w:p w14:paraId="47C16BED" w14:textId="77777777" w:rsidR="000F5645" w:rsidDel="00D449E0" w:rsidRDefault="000F5645" w:rsidP="009F1468">
      <w:pPr>
        <w:widowControl w:val="0"/>
        <w:spacing w:after="0" w:line="360" w:lineRule="auto"/>
        <w:jc w:val="both"/>
        <w:rPr>
          <w:del w:id="1557" w:author="Aditya" w:date="2017-12-01T04:52:00Z"/>
          <w:rFonts w:ascii="Arial" w:hAnsi="Arial" w:cs="Arial"/>
          <w:color w:val="000000" w:themeColor="text1"/>
          <w:sz w:val="24"/>
          <w:szCs w:val="24"/>
          <w:shd w:val="clear" w:color="auto" w:fill="FFFFFF"/>
        </w:rPr>
      </w:pPr>
    </w:p>
    <w:p w14:paraId="62564780" w14:textId="77777777" w:rsidR="008865E8" w:rsidRDefault="008865E8" w:rsidP="009F1468">
      <w:pPr>
        <w:widowControl w:val="0"/>
        <w:spacing w:after="0" w:line="360" w:lineRule="auto"/>
        <w:jc w:val="both"/>
        <w:rPr>
          <w:rFonts w:ascii="Arial" w:hAnsi="Arial" w:cs="Arial"/>
          <w:color w:val="000000" w:themeColor="text1"/>
          <w:sz w:val="24"/>
          <w:szCs w:val="24"/>
          <w:shd w:val="clear" w:color="auto" w:fill="FFFFFF"/>
        </w:rPr>
      </w:pPr>
    </w:p>
    <w:p w14:paraId="2301E2A0" w14:textId="77777777" w:rsidR="007C32DA" w:rsidRPr="009F1468" w:rsidRDefault="009F1468" w:rsidP="009F1468">
      <w:pPr>
        <w:widowControl w:val="0"/>
        <w:spacing w:after="0" w:line="360" w:lineRule="auto"/>
        <w:jc w:val="both"/>
        <w:rPr>
          <w:rFonts w:ascii="Arial" w:eastAsia="Times New Roman" w:hAnsi="Arial" w:cs="Arial"/>
          <w:b/>
          <w:color w:val="000000" w:themeColor="text1"/>
          <w:sz w:val="24"/>
          <w:szCs w:val="24"/>
        </w:rPr>
      </w:pPr>
      <w:r>
        <w:rPr>
          <w:rFonts w:ascii="Arial" w:eastAsia="Times New Roman" w:hAnsi="Arial" w:cs="Arial"/>
          <w:b/>
          <w:color w:val="000000" w:themeColor="text1"/>
          <w:sz w:val="24"/>
          <w:szCs w:val="24"/>
        </w:rPr>
        <w:lastRenderedPageBreak/>
        <w:t>Bibliography</w:t>
      </w:r>
    </w:p>
    <w:p w14:paraId="1A5FE7E6" w14:textId="77777777" w:rsidR="00EF7D69" w:rsidRPr="009432B9" w:rsidRDefault="00EF7D6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rFonts w:ascii="Arial" w:eastAsia="Times New Roman" w:hAnsi="Arial" w:cs="Arial"/>
          <w:color w:val="000000" w:themeColor="text1"/>
          <w:sz w:val="24"/>
          <w:szCs w:val="24"/>
        </w:rPr>
        <w:pPrChange w:id="1558" w:author="Aditya" w:date="2017-12-07T00:02:00Z">
          <w:pPr>
            <w:pStyle w:val="ListParagraph"/>
            <w:numPr>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ind w:hanging="360"/>
            <w:jc w:val="both"/>
            <w:textAlignment w:val="baseline"/>
          </w:pPr>
        </w:pPrChange>
      </w:pPr>
      <w:r w:rsidRPr="009432B9">
        <w:rPr>
          <w:rFonts w:ascii="Arial" w:eastAsia="Times New Roman" w:hAnsi="Arial" w:cs="Arial"/>
          <w:color w:val="000000" w:themeColor="text1"/>
          <w:sz w:val="24"/>
          <w:szCs w:val="24"/>
          <w:shd w:val="clear" w:color="auto" w:fill="FFFFFF"/>
        </w:rPr>
        <w:t xml:space="preserve">Hummer, W., Rosenberg, F., Oliveira, F., &amp; Eilam, T. (2013, December). Testing idempotence for infrastructure as code. In </w:t>
      </w:r>
      <w:r w:rsidRPr="009432B9">
        <w:rPr>
          <w:rFonts w:ascii="Arial" w:eastAsia="Times New Roman" w:hAnsi="Arial" w:cs="Arial"/>
          <w:i/>
          <w:iCs/>
          <w:color w:val="000000" w:themeColor="text1"/>
          <w:sz w:val="24"/>
          <w:szCs w:val="24"/>
          <w:shd w:val="clear" w:color="auto" w:fill="FFFFFF"/>
        </w:rPr>
        <w:t>ACM/IFIP/USENIX International Conference on Distributed Systems Platforms and Open Distributed Processing</w:t>
      </w:r>
      <w:r w:rsidRPr="009432B9">
        <w:rPr>
          <w:rFonts w:ascii="Arial" w:eastAsia="Times New Roman" w:hAnsi="Arial" w:cs="Arial"/>
          <w:color w:val="000000" w:themeColor="text1"/>
          <w:sz w:val="24"/>
          <w:szCs w:val="24"/>
          <w:shd w:val="clear" w:color="auto" w:fill="FFFFFF"/>
        </w:rPr>
        <w:t xml:space="preserve"> (pp. 368-388). Springer, Berlin, Heidelberg.</w:t>
      </w:r>
    </w:p>
    <w:p w14:paraId="6C5018E0" w14:textId="77777777" w:rsidR="00EF7D69" w:rsidRPr="009432B9" w:rsidRDefault="00EF7D69" w:rsidP="004D469C">
      <w:pPr>
        <w:pStyle w:val="ListParagraph"/>
        <w:shd w:val="clear" w:color="auto" w:fill="FFFFFF"/>
        <w:spacing w:after="0" w:line="360" w:lineRule="auto"/>
        <w:jc w:val="both"/>
        <w:textAlignment w:val="baseline"/>
        <w:rPr>
          <w:rFonts w:ascii="Arial" w:eastAsia="Times New Roman" w:hAnsi="Arial" w:cs="Arial"/>
          <w:color w:val="000000" w:themeColor="text1"/>
          <w:sz w:val="24"/>
          <w:szCs w:val="24"/>
        </w:rPr>
      </w:pPr>
    </w:p>
    <w:p w14:paraId="57D73DAA" w14:textId="77777777" w:rsidR="00EF7D69" w:rsidRPr="009432B9" w:rsidRDefault="00EF7D6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rFonts w:ascii="Arial" w:eastAsia="Times New Roman" w:hAnsi="Arial" w:cs="Arial"/>
          <w:color w:val="000000" w:themeColor="text1"/>
          <w:sz w:val="24"/>
          <w:szCs w:val="24"/>
        </w:rPr>
        <w:pPrChange w:id="1559" w:author="Aditya" w:date="2017-12-07T00:02:00Z">
          <w:pPr>
            <w:pStyle w:val="ListParagraph"/>
            <w:numPr>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ind w:hanging="360"/>
            <w:jc w:val="both"/>
            <w:textAlignment w:val="baseline"/>
          </w:pPr>
        </w:pPrChange>
      </w:pPr>
      <w:r w:rsidRPr="009432B9">
        <w:rPr>
          <w:rFonts w:ascii="Arial" w:eastAsia="Times New Roman" w:hAnsi="Arial" w:cs="Arial"/>
          <w:color w:val="000000" w:themeColor="text1"/>
          <w:sz w:val="24"/>
          <w:szCs w:val="24"/>
        </w:rPr>
        <w:t>Hüttermann, M. (2012). Beginning DevOps for Developers. DevOps for Developers, 3-13.</w:t>
      </w:r>
    </w:p>
    <w:p w14:paraId="776578FF" w14:textId="77777777" w:rsidR="00EF7D69" w:rsidRPr="009432B9" w:rsidRDefault="00EF7D69" w:rsidP="004D469C">
      <w:pPr>
        <w:spacing w:after="0" w:line="360" w:lineRule="auto"/>
        <w:jc w:val="both"/>
        <w:rPr>
          <w:rFonts w:ascii="Arial" w:eastAsia="Times New Roman" w:hAnsi="Arial" w:cs="Arial"/>
          <w:color w:val="000000" w:themeColor="text1"/>
          <w:sz w:val="24"/>
          <w:szCs w:val="24"/>
        </w:rPr>
      </w:pPr>
    </w:p>
    <w:p w14:paraId="0ADFD177" w14:textId="77777777" w:rsidR="00EF7D69" w:rsidRPr="009432B9" w:rsidRDefault="00EF7D6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rFonts w:ascii="Arial" w:eastAsia="Times New Roman" w:hAnsi="Arial" w:cs="Arial"/>
          <w:color w:val="000000" w:themeColor="text1"/>
          <w:sz w:val="24"/>
          <w:szCs w:val="24"/>
        </w:rPr>
        <w:pPrChange w:id="1560" w:author="Aditya" w:date="2017-12-07T00:02:00Z">
          <w:pPr>
            <w:pStyle w:val="ListParagraph"/>
            <w:numPr>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ind w:hanging="360"/>
            <w:jc w:val="both"/>
            <w:textAlignment w:val="baseline"/>
          </w:pPr>
        </w:pPrChange>
      </w:pPr>
      <w:r w:rsidRPr="009432B9">
        <w:rPr>
          <w:rFonts w:ascii="Arial" w:eastAsia="Times New Roman" w:hAnsi="Arial" w:cs="Arial"/>
          <w:color w:val="000000" w:themeColor="text1"/>
          <w:sz w:val="24"/>
          <w:szCs w:val="24"/>
          <w:shd w:val="clear" w:color="auto" w:fill="FFFFFF"/>
        </w:rPr>
        <w:t xml:space="preserve">Jabbari, R., bin Ali, N., Petersen, K., &amp; Tanveer, B. (2016, May). What is DevOps?: A Systematic Mapping Study on Definitions and Practices. In </w:t>
      </w:r>
      <w:r w:rsidRPr="009432B9">
        <w:rPr>
          <w:rFonts w:ascii="Arial" w:eastAsia="Times New Roman" w:hAnsi="Arial" w:cs="Arial"/>
          <w:i/>
          <w:iCs/>
          <w:color w:val="000000" w:themeColor="text1"/>
          <w:sz w:val="24"/>
          <w:szCs w:val="24"/>
          <w:shd w:val="clear" w:color="auto" w:fill="FFFFFF"/>
        </w:rPr>
        <w:t>Proceedings of the Scientific Workshop Proceedings of XP2016</w:t>
      </w:r>
      <w:r w:rsidRPr="009432B9">
        <w:rPr>
          <w:rFonts w:ascii="Arial" w:eastAsia="Times New Roman" w:hAnsi="Arial" w:cs="Arial"/>
          <w:color w:val="000000" w:themeColor="text1"/>
          <w:sz w:val="24"/>
          <w:szCs w:val="24"/>
          <w:shd w:val="clear" w:color="auto" w:fill="FFFFFF"/>
        </w:rPr>
        <w:t xml:space="preserve"> (p. 12). ACM</w:t>
      </w:r>
      <w:del w:id="1561" w:author="Aditya" w:date="2017-12-01T04:52:00Z">
        <w:r w:rsidRPr="009432B9" w:rsidDel="00D449E0">
          <w:rPr>
            <w:rFonts w:ascii="Arial" w:eastAsia="Times New Roman" w:hAnsi="Arial" w:cs="Arial"/>
            <w:color w:val="000000" w:themeColor="text1"/>
            <w:sz w:val="24"/>
            <w:szCs w:val="24"/>
            <w:shd w:val="clear" w:color="auto" w:fill="FFFFFF"/>
          </w:rPr>
          <w:delText>.</w:delText>
        </w:r>
      </w:del>
    </w:p>
    <w:p w14:paraId="10FC11D1" w14:textId="77777777" w:rsidR="00574B86" w:rsidRPr="00574B86" w:rsidRDefault="00574B86">
      <w:pPr>
        <w:rPr>
          <w:ins w:id="1562" w:author="Aditya" w:date="2017-12-07T00:04:00Z"/>
          <w:rFonts w:ascii="Arial" w:eastAsia="Times New Roman" w:hAnsi="Arial" w:cs="Arial"/>
          <w:color w:val="000000" w:themeColor="text1"/>
          <w:sz w:val="24"/>
          <w:szCs w:val="24"/>
          <w:rPrChange w:id="1563" w:author="Aditya" w:date="2017-12-07T00:04:00Z">
            <w:rPr>
              <w:ins w:id="1564" w:author="Aditya" w:date="2017-12-07T00:04:00Z"/>
            </w:rPr>
          </w:rPrChange>
        </w:rPr>
        <w:pPrChange w:id="1565" w:author="Aditya" w:date="2017-12-07T00:04:00Z">
          <w:pPr>
            <w:pStyle w:val="ListParagraph"/>
          </w:pPr>
        </w:pPrChange>
      </w:pPr>
    </w:p>
    <w:p w14:paraId="314436C0" w14:textId="77777777" w:rsidR="00574B86" w:rsidRPr="001D0CC8" w:rsidRDefault="00574B86" w:rsidP="00574B86">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ins w:id="1566" w:author="Aditya" w:date="2017-12-07T00:04:00Z"/>
          <w:rFonts w:ascii="Arial" w:eastAsia="Times New Roman" w:hAnsi="Arial" w:cs="Arial"/>
          <w:color w:val="000000" w:themeColor="text1"/>
          <w:sz w:val="24"/>
          <w:szCs w:val="24"/>
        </w:rPr>
      </w:pPr>
      <w:ins w:id="1567" w:author="Aditya" w:date="2017-12-07T00:04:00Z">
        <w:r w:rsidRPr="00574B86">
          <w:rPr>
            <w:rFonts w:ascii="Arial" w:eastAsia="Times New Roman" w:hAnsi="Arial" w:cs="Arial"/>
            <w:color w:val="000000" w:themeColor="text1"/>
            <w:sz w:val="24"/>
            <w:szCs w:val="24"/>
          </w:rPr>
          <w:t>MacVittie, L. (2015, February 25). How Deploy Frequency Impacts Infrastructure Stability. Retrieved December 07, 2017, from https://devops.com/how-deploy-frequency-impacts-infrastructure-stability/</w:t>
        </w:r>
      </w:ins>
    </w:p>
    <w:p w14:paraId="7ABD886A" w14:textId="77777777" w:rsidR="00574B86" w:rsidRPr="009432B9" w:rsidRDefault="00574B86" w:rsidP="004D469C">
      <w:pPr>
        <w:pStyle w:val="ListParagraph"/>
        <w:spacing w:line="360" w:lineRule="auto"/>
        <w:jc w:val="both"/>
        <w:rPr>
          <w:rFonts w:ascii="Arial" w:eastAsia="Times New Roman" w:hAnsi="Arial" w:cs="Arial"/>
          <w:color w:val="000000" w:themeColor="text1"/>
          <w:sz w:val="24"/>
          <w:szCs w:val="24"/>
        </w:rPr>
      </w:pPr>
    </w:p>
    <w:p w14:paraId="3451E899" w14:textId="77777777" w:rsidR="00EF7D69" w:rsidRPr="009432B9" w:rsidRDefault="00EF7D6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rFonts w:ascii="Arial" w:eastAsia="Times New Roman" w:hAnsi="Arial" w:cs="Arial"/>
          <w:color w:val="000000" w:themeColor="text1"/>
          <w:sz w:val="24"/>
          <w:szCs w:val="24"/>
        </w:rPr>
        <w:pPrChange w:id="1568" w:author="Aditya" w:date="2017-12-07T00:02:00Z">
          <w:pPr>
            <w:pStyle w:val="ListParagraph"/>
            <w:numPr>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ind w:hanging="360"/>
            <w:jc w:val="both"/>
            <w:textAlignment w:val="baseline"/>
          </w:pPr>
        </w:pPrChange>
      </w:pPr>
      <w:r w:rsidRPr="009432B9">
        <w:rPr>
          <w:rFonts w:ascii="Arial" w:eastAsia="Times New Roman" w:hAnsi="Arial" w:cs="Arial"/>
          <w:color w:val="000000" w:themeColor="text1"/>
          <w:sz w:val="24"/>
          <w:szCs w:val="24"/>
          <w:shd w:val="clear" w:color="auto" w:fill="FFFFFF"/>
        </w:rPr>
        <w:t>Null, C. (2017, April 07). Infrastructure as code is essential to your DevOps practices. Retrieved August 28, 2017, from https://techbeacon.com/infrastructure-code-engine-heart-devops</w:t>
      </w:r>
    </w:p>
    <w:p w14:paraId="455508AD" w14:textId="77777777" w:rsidR="00EF7D69" w:rsidRPr="009432B9" w:rsidRDefault="00EF7D69" w:rsidP="004D469C">
      <w:pPr>
        <w:spacing w:after="0" w:line="360" w:lineRule="auto"/>
        <w:jc w:val="both"/>
        <w:rPr>
          <w:rFonts w:ascii="Arial" w:eastAsia="Times New Roman" w:hAnsi="Arial" w:cs="Arial"/>
          <w:color w:val="000000" w:themeColor="text1"/>
          <w:sz w:val="24"/>
          <w:szCs w:val="24"/>
        </w:rPr>
      </w:pPr>
    </w:p>
    <w:p w14:paraId="6A3ABF8B" w14:textId="77777777" w:rsidR="00EF7D69" w:rsidRPr="009432B9" w:rsidRDefault="00EF7D69">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rFonts w:ascii="Arial" w:eastAsia="Times New Roman" w:hAnsi="Arial" w:cs="Arial"/>
          <w:color w:val="000000" w:themeColor="text1"/>
          <w:sz w:val="24"/>
          <w:szCs w:val="24"/>
        </w:rPr>
        <w:pPrChange w:id="1569" w:author="Aditya" w:date="2017-12-07T00:02:00Z">
          <w:pPr>
            <w:pStyle w:val="ListParagraph"/>
            <w:numPr>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ind w:hanging="360"/>
            <w:jc w:val="both"/>
            <w:textAlignment w:val="baseline"/>
          </w:pPr>
        </w:pPrChange>
      </w:pPr>
      <w:r w:rsidRPr="009432B9">
        <w:rPr>
          <w:rFonts w:ascii="Arial" w:eastAsia="Times New Roman" w:hAnsi="Arial" w:cs="Arial"/>
          <w:color w:val="000000" w:themeColor="text1"/>
          <w:sz w:val="24"/>
          <w:szCs w:val="24"/>
          <w:shd w:val="clear" w:color="auto" w:fill="FFFFFF"/>
        </w:rPr>
        <w:t xml:space="preserve">Scheuner, Joel, et al. "Cloud workbench: Benchmarking iaas providers based on infrastructure-as-code." </w:t>
      </w:r>
      <w:r w:rsidRPr="009432B9">
        <w:rPr>
          <w:rFonts w:ascii="Arial" w:eastAsia="Times New Roman" w:hAnsi="Arial" w:cs="Arial"/>
          <w:i/>
          <w:iCs/>
          <w:color w:val="000000" w:themeColor="text1"/>
          <w:sz w:val="24"/>
          <w:szCs w:val="24"/>
          <w:shd w:val="clear" w:color="auto" w:fill="FFFFFF"/>
        </w:rPr>
        <w:t>Proceedings of the 24th International Conference on World Wide Web</w:t>
      </w:r>
      <w:r w:rsidRPr="009432B9">
        <w:rPr>
          <w:rFonts w:ascii="Arial" w:eastAsia="Times New Roman" w:hAnsi="Arial" w:cs="Arial"/>
          <w:color w:val="000000" w:themeColor="text1"/>
          <w:sz w:val="24"/>
          <w:szCs w:val="24"/>
          <w:shd w:val="clear" w:color="auto" w:fill="FFFFFF"/>
        </w:rPr>
        <w:t>. ACM, 2015.</w:t>
      </w:r>
    </w:p>
    <w:p w14:paraId="6AD32A82" w14:textId="77777777" w:rsidR="00EF7D69" w:rsidRPr="009432B9" w:rsidRDefault="00EF7D69" w:rsidP="004D469C">
      <w:pPr>
        <w:shd w:val="clear" w:color="auto" w:fill="FFFFFF"/>
        <w:spacing w:after="0" w:line="360" w:lineRule="auto"/>
        <w:jc w:val="both"/>
        <w:textAlignment w:val="baseline"/>
        <w:rPr>
          <w:rFonts w:ascii="Arial" w:eastAsia="Times New Roman" w:hAnsi="Arial" w:cs="Arial"/>
          <w:color w:val="000000" w:themeColor="text1"/>
          <w:sz w:val="24"/>
          <w:szCs w:val="24"/>
        </w:rPr>
      </w:pPr>
    </w:p>
    <w:p w14:paraId="4212B676" w14:textId="4B962FF3" w:rsidR="00C50400" w:rsidRPr="00574B86" w:rsidRDefault="00EF7D69" w:rsidP="00574B86">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ins w:id="1570" w:author="Aditya" w:date="2017-12-07T00:03:00Z"/>
          <w:rFonts w:ascii="Arial" w:eastAsia="Times New Roman" w:hAnsi="Arial" w:cs="Arial"/>
          <w:color w:val="000000" w:themeColor="text1"/>
          <w:sz w:val="24"/>
          <w:szCs w:val="24"/>
          <w:rPrChange w:id="1571" w:author="Aditya" w:date="2017-12-07T00:03:00Z">
            <w:rPr>
              <w:ins w:id="1572" w:author="Aditya" w:date="2017-12-07T00:03:00Z"/>
              <w:rFonts w:ascii="Arial" w:eastAsia="Times New Roman" w:hAnsi="Arial" w:cs="Arial"/>
              <w:color w:val="000000" w:themeColor="text1"/>
              <w:sz w:val="24"/>
              <w:szCs w:val="24"/>
              <w:shd w:val="clear" w:color="auto" w:fill="FFFFFF"/>
            </w:rPr>
          </w:rPrChange>
        </w:rPr>
      </w:pPr>
      <w:r w:rsidRPr="009432B9">
        <w:rPr>
          <w:rFonts w:ascii="Arial" w:eastAsia="Times New Roman" w:hAnsi="Arial" w:cs="Arial"/>
          <w:color w:val="000000" w:themeColor="text1"/>
          <w:sz w:val="24"/>
          <w:szCs w:val="24"/>
          <w:shd w:val="clear" w:color="auto" w:fill="FFFFFF"/>
        </w:rPr>
        <w:t xml:space="preserve">Spinellis, D. (2012). Don't install software by hand. </w:t>
      </w:r>
      <w:r w:rsidRPr="009432B9">
        <w:rPr>
          <w:rFonts w:ascii="Arial" w:eastAsia="Times New Roman" w:hAnsi="Arial" w:cs="Arial"/>
          <w:i/>
          <w:iCs/>
          <w:color w:val="000000" w:themeColor="text1"/>
          <w:sz w:val="24"/>
          <w:szCs w:val="24"/>
          <w:shd w:val="clear" w:color="auto" w:fill="FFFFFF"/>
        </w:rPr>
        <w:t>IEEE software</w:t>
      </w:r>
      <w:r w:rsidRPr="009432B9">
        <w:rPr>
          <w:rFonts w:ascii="Arial" w:eastAsia="Times New Roman" w:hAnsi="Arial" w:cs="Arial"/>
          <w:color w:val="000000" w:themeColor="text1"/>
          <w:sz w:val="24"/>
          <w:szCs w:val="24"/>
          <w:shd w:val="clear" w:color="auto" w:fill="FFFFFF"/>
        </w:rPr>
        <w:t xml:space="preserve">, </w:t>
      </w:r>
      <w:r w:rsidRPr="009432B9">
        <w:rPr>
          <w:rFonts w:ascii="Arial" w:eastAsia="Times New Roman" w:hAnsi="Arial" w:cs="Arial"/>
          <w:i/>
          <w:iCs/>
          <w:color w:val="000000" w:themeColor="text1"/>
          <w:sz w:val="24"/>
          <w:szCs w:val="24"/>
          <w:shd w:val="clear" w:color="auto" w:fill="FFFFFF"/>
        </w:rPr>
        <w:t>29</w:t>
      </w:r>
      <w:r w:rsidRPr="009432B9">
        <w:rPr>
          <w:rFonts w:ascii="Arial" w:eastAsia="Times New Roman" w:hAnsi="Arial" w:cs="Arial"/>
          <w:color w:val="000000" w:themeColor="text1"/>
          <w:sz w:val="24"/>
          <w:szCs w:val="24"/>
          <w:shd w:val="clear" w:color="auto" w:fill="FFFFFF"/>
        </w:rPr>
        <w:t>(4), 86-87.</w:t>
      </w:r>
    </w:p>
    <w:p w14:paraId="7BA0D247" w14:textId="77777777" w:rsidR="00574B86" w:rsidRPr="00574B86" w:rsidRDefault="00574B86">
      <w:pPr>
        <w:pStyle w:val="ListParagraph"/>
        <w:rPr>
          <w:ins w:id="1573" w:author="Aditya" w:date="2017-12-07T00:03:00Z"/>
          <w:rFonts w:ascii="Arial" w:eastAsia="Times New Roman" w:hAnsi="Arial" w:cs="Arial"/>
          <w:color w:val="000000" w:themeColor="text1"/>
          <w:sz w:val="24"/>
          <w:szCs w:val="24"/>
          <w:rPrChange w:id="1574" w:author="Aditya" w:date="2017-12-07T00:03:00Z">
            <w:rPr>
              <w:ins w:id="1575" w:author="Aditya" w:date="2017-12-07T00:03:00Z"/>
            </w:rPr>
          </w:rPrChange>
        </w:rPr>
        <w:pPrChange w:id="1576" w:author="Aditya" w:date="2017-12-07T00:03:00Z">
          <w:pPr>
            <w:pStyle w:val="ListParagraph"/>
            <w:numPr>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ind w:hanging="360"/>
            <w:jc w:val="both"/>
            <w:textAlignment w:val="baseline"/>
          </w:pPr>
        </w:pPrChange>
      </w:pPr>
    </w:p>
    <w:p w14:paraId="5BBA5850" w14:textId="25B5E469" w:rsidR="00574B86" w:rsidRPr="001D0CC8" w:rsidRDefault="00574B86">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jc w:val="both"/>
        <w:textAlignment w:val="baseline"/>
        <w:rPr>
          <w:rFonts w:ascii="Arial" w:eastAsia="Times New Roman" w:hAnsi="Arial" w:cs="Arial"/>
          <w:color w:val="000000" w:themeColor="text1"/>
          <w:sz w:val="24"/>
          <w:szCs w:val="24"/>
        </w:rPr>
        <w:pPrChange w:id="1577" w:author="Aditya" w:date="2017-12-07T00:02:00Z">
          <w:pPr>
            <w:pStyle w:val="ListParagraph"/>
            <w:numPr>
              <w:numId w:val="4"/>
            </w:numPr>
            <w:pBdr>
              <w:top w:val="none" w:sz="0" w:space="0" w:color="auto"/>
              <w:left w:val="none" w:sz="0" w:space="0" w:color="auto"/>
              <w:bottom w:val="none" w:sz="0" w:space="0" w:color="auto"/>
              <w:right w:val="none" w:sz="0" w:space="0" w:color="auto"/>
              <w:between w:val="none" w:sz="0" w:space="0" w:color="auto"/>
            </w:pBdr>
            <w:shd w:val="clear" w:color="auto" w:fill="FFFFFF"/>
            <w:spacing w:after="0" w:line="360" w:lineRule="auto"/>
            <w:ind w:hanging="360"/>
            <w:jc w:val="both"/>
            <w:textAlignment w:val="baseline"/>
          </w:pPr>
        </w:pPrChange>
      </w:pPr>
      <w:ins w:id="1578" w:author="Aditya" w:date="2017-12-07T00:04:00Z">
        <w:r w:rsidRPr="00574B86">
          <w:rPr>
            <w:rFonts w:ascii="Arial" w:eastAsia="Times New Roman" w:hAnsi="Arial" w:cs="Arial"/>
            <w:color w:val="000000" w:themeColor="text1"/>
            <w:sz w:val="24"/>
            <w:szCs w:val="24"/>
          </w:rPr>
          <w:t>MacVittie, L. (2015, February 25). How Deploy Frequency Impacts Infrastructure Stability. Retrieved December 07, 2017, from https://devops.com/how-deploy-frequency-impacts-infrastructure-stability/</w:t>
        </w:r>
      </w:ins>
    </w:p>
    <w:sectPr w:rsidR="00574B86" w:rsidRPr="001D0CC8">
      <w:footerReference w:type="default" r:id="rId30"/>
      <w:footerReference w:type="first" r:id="rId31"/>
      <w:pgSz w:w="12240" w:h="15840"/>
      <w:pgMar w:top="1440" w:right="1440" w:bottom="1440" w:left="1440" w:header="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Brian Tomaszewski" w:date="2017-11-29T13:57:00Z" w:initials="BT">
    <w:p w14:paraId="2741042F" w14:textId="044A4F40" w:rsidR="001E4731" w:rsidRDefault="001E4731">
      <w:pPr>
        <w:pStyle w:val="CommentText"/>
      </w:pPr>
      <w:r>
        <w:rPr>
          <w:rStyle w:val="CommentReference"/>
        </w:rPr>
        <w:annotationRef/>
      </w:r>
    </w:p>
  </w:comment>
  <w:comment w:id="1" w:author="Bisht, Aditya" w:date="2017-12-07T15:23:00Z" w:initials="BA">
    <w:p w14:paraId="7DDF28E0" w14:textId="75300B90" w:rsidR="00A475B3" w:rsidRDefault="00A475B3">
      <w:pPr>
        <w:pStyle w:val="CommentText"/>
      </w:pPr>
      <w:r>
        <w:rPr>
          <w:rStyle w:val="CommentReference"/>
        </w:rPr>
        <w:annotationRef/>
      </w:r>
    </w:p>
  </w:comment>
  <w:comment w:id="5" w:author="Bisht, Aditya" w:date="2017-12-07T15:23:00Z" w:initials="BA">
    <w:p w14:paraId="34E0C64A" w14:textId="2E23C52C" w:rsidR="00A475B3" w:rsidRDefault="00A475B3">
      <w:pPr>
        <w:pStyle w:val="CommentText"/>
      </w:pPr>
      <w:r>
        <w:rPr>
          <w:rStyle w:val="CommentReference"/>
        </w:rPr>
        <w:annotationRef/>
      </w:r>
      <w:r w:rsidR="00B548FB">
        <w:rPr>
          <w:noProof/>
        </w:rPr>
        <w:t>New Title Page from IST department.</w:t>
      </w:r>
    </w:p>
  </w:comment>
  <w:comment w:id="116" w:author="Brian Tomaszewski" w:date="2017-11-29T13:57:00Z" w:initials="BT">
    <w:p w14:paraId="31CF0B5D" w14:textId="6B185E84" w:rsidR="001E4731" w:rsidRDefault="001E4731">
      <w:pPr>
        <w:pStyle w:val="CommentText"/>
      </w:pPr>
      <w:r>
        <w:rPr>
          <w:rStyle w:val="CommentReference"/>
        </w:rPr>
        <w:annotationRef/>
      </w:r>
      <w:r>
        <w:t>Discuss what the result  was here – what was accomplished?</w:t>
      </w:r>
    </w:p>
  </w:comment>
  <w:comment w:id="477" w:author="Brian Tomaszewski" w:date="2017-11-29T13:58:00Z" w:initials="BT">
    <w:p w14:paraId="20EEDFC5" w14:textId="1846EF68" w:rsidR="001E4731" w:rsidRDefault="001E4731">
      <w:pPr>
        <w:pStyle w:val="CommentText"/>
      </w:pPr>
      <w:r>
        <w:rPr>
          <w:rStyle w:val="CommentReference"/>
        </w:rPr>
        <w:annotationRef/>
      </w:r>
      <w:r>
        <w:t>Fix formatting of page numbers</w:t>
      </w:r>
    </w:p>
  </w:comment>
  <w:comment w:id="539" w:author="Brian Tomaszewski" w:date="2017-11-29T13:58:00Z" w:initials="BT">
    <w:p w14:paraId="745B1D9A" w14:textId="7D3C056F" w:rsidR="001E4731" w:rsidRDefault="001E4731">
      <w:pPr>
        <w:pStyle w:val="CommentText"/>
      </w:pPr>
      <w:r>
        <w:rPr>
          <w:rStyle w:val="CommentReference"/>
        </w:rPr>
        <w:annotationRef/>
      </w:r>
      <w:r>
        <w:t>Who made this observation?</w:t>
      </w:r>
    </w:p>
  </w:comment>
  <w:comment w:id="540" w:author="Aditya" w:date="2017-12-01T03:13:00Z" w:initials="A">
    <w:p w14:paraId="14A63AAF" w14:textId="7EB99BB2" w:rsidR="001E4731" w:rsidRDefault="001E4731">
      <w:pPr>
        <w:pStyle w:val="CommentText"/>
      </w:pPr>
      <w:r>
        <w:rPr>
          <w:rStyle w:val="CommentReference"/>
        </w:rPr>
        <w:annotationRef/>
      </w:r>
      <w:r>
        <w:t>Professor, I referenced it from a paper which talks about a general observation made in IT organizations.</w:t>
      </w:r>
    </w:p>
  </w:comment>
  <w:comment w:id="556" w:author="Erik Golen" w:date="2017-11-21T11:44:00Z" w:initials="EG">
    <w:p w14:paraId="3656D766" w14:textId="551261FB" w:rsidR="001E4731" w:rsidRDefault="001E4731">
      <w:pPr>
        <w:pStyle w:val="CommentText"/>
      </w:pPr>
      <w:r>
        <w:rPr>
          <w:rStyle w:val="CommentReference"/>
        </w:rPr>
        <w:annotationRef/>
      </w:r>
      <w:r>
        <w:t>This needs to be restated as a problem. That is, why is this dependence an issue? You’ve previously stated this, but this problem statement should stand alone in the document.</w:t>
      </w:r>
    </w:p>
  </w:comment>
  <w:comment w:id="557" w:author="Aditya" w:date="2017-12-01T03:39:00Z" w:initials="A">
    <w:p w14:paraId="45A36AEE" w14:textId="69247DD2" w:rsidR="001E4731" w:rsidRDefault="001E4731">
      <w:pPr>
        <w:pStyle w:val="CommentText"/>
      </w:pPr>
      <w:r>
        <w:rPr>
          <w:rStyle w:val="CommentReference"/>
        </w:rPr>
        <w:annotationRef/>
      </w:r>
      <w:r>
        <w:t xml:space="preserve">Resolved by redesigning the Problem Statement. </w:t>
      </w:r>
    </w:p>
  </w:comment>
  <w:comment w:id="575" w:author="Erik Golen" w:date="2017-11-28T09:23:00Z" w:initials="EG">
    <w:p w14:paraId="6B0E255E" w14:textId="03C0AAC7" w:rsidR="001E4731" w:rsidRDefault="001E4731">
      <w:pPr>
        <w:pStyle w:val="CommentText"/>
      </w:pPr>
      <w:r>
        <w:rPr>
          <w:rStyle w:val="CommentReference"/>
        </w:rPr>
        <w:annotationRef/>
      </w:r>
      <w:r>
        <w:t>This sentence is incomplete and/or needs to be reworded. Hard to follow.</w:t>
      </w:r>
    </w:p>
  </w:comment>
  <w:comment w:id="576" w:author="Aditya" w:date="2017-11-29T22:52:00Z" w:initials="A">
    <w:p w14:paraId="1A09C4BE" w14:textId="52D5E67C" w:rsidR="001E4731" w:rsidRDefault="001E4731">
      <w:pPr>
        <w:pStyle w:val="CommentText"/>
      </w:pPr>
      <w:r>
        <w:rPr>
          <w:rStyle w:val="CommentReference"/>
        </w:rPr>
        <w:annotationRef/>
      </w:r>
      <w:r>
        <w:t>Restructured the sentence to highlight that students understands the need to repeatedly change the underlying infrastructure depending upon the project requirements.</w:t>
      </w:r>
    </w:p>
    <w:p w14:paraId="42574812" w14:textId="2A1A9760" w:rsidR="001E4731" w:rsidRDefault="001E4731">
      <w:pPr>
        <w:pStyle w:val="CommentText"/>
      </w:pPr>
    </w:p>
    <w:p w14:paraId="592E025C" w14:textId="698F4966" w:rsidR="001E4731" w:rsidRDefault="001E4731">
      <w:pPr>
        <w:pStyle w:val="CommentText"/>
      </w:pPr>
      <w:r>
        <w:t xml:space="preserve">This sets as a base for my capstone that it is developed using Agile Software Development methodology in which depending upon the project requirements, I have iteratively build my infrastrcure over AWS. </w:t>
      </w:r>
    </w:p>
  </w:comment>
  <w:comment w:id="588" w:author="Erik Golen" w:date="2017-11-28T09:24:00Z" w:initials="EG">
    <w:p w14:paraId="648D4413" w14:textId="41E2709B" w:rsidR="001E4731" w:rsidRDefault="001E4731">
      <w:pPr>
        <w:pStyle w:val="CommentText"/>
      </w:pPr>
      <w:r>
        <w:rPr>
          <w:rStyle w:val="CommentReference"/>
        </w:rPr>
        <w:annotationRef/>
      </w:r>
      <w:r>
        <w:t>You need to expand on what you mean here. This sentence is loaded with jargon.</w:t>
      </w:r>
    </w:p>
  </w:comment>
  <w:comment w:id="589" w:author="Aditya" w:date="2017-11-29T23:09:00Z" w:initials="A">
    <w:p w14:paraId="5F7B47C3" w14:textId="39B5116B" w:rsidR="001E4731" w:rsidRDefault="001E4731">
      <w:pPr>
        <w:pStyle w:val="CommentText"/>
      </w:pPr>
      <w:r>
        <w:rPr>
          <w:rStyle w:val="CommentReference"/>
        </w:rPr>
        <w:annotationRef/>
      </w:r>
      <w:r>
        <w:t>Resolved</w:t>
      </w:r>
    </w:p>
  </w:comment>
  <w:comment w:id="596" w:author="Erik Golen" w:date="2017-11-28T09:25:00Z" w:initials="EG">
    <w:p w14:paraId="6D228F3C" w14:textId="77777777" w:rsidR="001E4731" w:rsidRDefault="001E4731" w:rsidP="00630FC7">
      <w:pPr>
        <w:pStyle w:val="CommentText"/>
      </w:pPr>
      <w:r>
        <w:rPr>
          <w:rStyle w:val="CommentReference"/>
        </w:rPr>
        <w:annotationRef/>
      </w:r>
      <w:r>
        <w:t>Further explanation needed.</w:t>
      </w:r>
    </w:p>
  </w:comment>
  <w:comment w:id="597" w:author="Aditya" w:date="2017-11-29T23:23:00Z" w:initials="A">
    <w:p w14:paraId="7FAA24A6" w14:textId="1A2312C7" w:rsidR="001E4731" w:rsidRDefault="001E4731">
      <w:pPr>
        <w:pStyle w:val="CommentText"/>
      </w:pPr>
      <w:r>
        <w:rPr>
          <w:rStyle w:val="CommentReference"/>
        </w:rPr>
        <w:annotationRef/>
      </w:r>
      <w:r>
        <w:t>Resolved by explaining the term.</w:t>
      </w:r>
    </w:p>
  </w:comment>
  <w:comment w:id="602" w:author="Erik Golen" w:date="2017-11-28T09:25:00Z" w:initials="EG">
    <w:p w14:paraId="1CA8A59C" w14:textId="6ECDBB12" w:rsidR="001E4731" w:rsidRDefault="001E4731">
      <w:pPr>
        <w:pStyle w:val="CommentText"/>
      </w:pPr>
      <w:r>
        <w:rPr>
          <w:rStyle w:val="CommentReference"/>
        </w:rPr>
        <w:annotationRef/>
      </w:r>
      <w:r>
        <w:t>Further explanation needed.</w:t>
      </w:r>
    </w:p>
  </w:comment>
  <w:comment w:id="603" w:author="Aditya" w:date="2017-11-29T23:21:00Z" w:initials="A">
    <w:p w14:paraId="1EE31591" w14:textId="21BFB74C" w:rsidR="001E4731" w:rsidRDefault="001E4731">
      <w:pPr>
        <w:pStyle w:val="CommentText"/>
      </w:pPr>
      <w:r>
        <w:rPr>
          <w:rStyle w:val="CommentReference"/>
        </w:rPr>
        <w:annotationRef/>
      </w:r>
      <w:r>
        <w:t>Resolved.</w:t>
      </w:r>
    </w:p>
  </w:comment>
  <w:comment w:id="735" w:author="Aditya" w:date="2017-11-29T23:40:00Z" w:initials="A">
    <w:p w14:paraId="25426B6B" w14:textId="79470DF7" w:rsidR="001E4731" w:rsidRDefault="001E4731">
      <w:pPr>
        <w:pStyle w:val="CommentText"/>
      </w:pPr>
      <w:r>
        <w:rPr>
          <w:rStyle w:val="CommentReference"/>
        </w:rPr>
        <w:annotationRef/>
      </w:r>
      <w:r>
        <w:t>Same as in the Capstone Proposal.</w:t>
      </w:r>
    </w:p>
  </w:comment>
  <w:comment w:id="1014" w:author="Erik Golen" w:date="2017-11-28T09:25:00Z" w:initials="EG">
    <w:p w14:paraId="05621B13" w14:textId="1A6DD671" w:rsidR="001E4731" w:rsidRDefault="001E4731">
      <w:pPr>
        <w:pStyle w:val="CommentText"/>
      </w:pPr>
      <w:r>
        <w:rPr>
          <w:rStyle w:val="CommentReference"/>
        </w:rPr>
        <w:annotationRef/>
      </w:r>
      <w:r>
        <w:t>This needs to be rewritten such that you don’t refer to yourself. Rather, you should be talking about the project in the third person as something that was completed. All of this has been done by you, so use past tense phrasing.</w:t>
      </w:r>
    </w:p>
  </w:comment>
  <w:comment w:id="1015" w:author="Aditya" w:date="2017-11-30T01:13:00Z" w:initials="A">
    <w:p w14:paraId="4DA1A60B" w14:textId="1E5FE2DB" w:rsidR="001E4731" w:rsidRDefault="001E4731">
      <w:pPr>
        <w:pStyle w:val="CommentText"/>
      </w:pPr>
      <w:r>
        <w:rPr>
          <w:rStyle w:val="CommentReference"/>
        </w:rPr>
        <w:annotationRef/>
      </w:r>
      <w:r>
        <w:t>Resolved</w:t>
      </w:r>
    </w:p>
  </w:comment>
  <w:comment w:id="1016" w:author="Brian Tomaszewski" w:date="2017-11-29T14:04:00Z" w:initials="BT">
    <w:p w14:paraId="45A1E768" w14:textId="425D9FBF" w:rsidR="001E4731" w:rsidRDefault="001E4731">
      <w:pPr>
        <w:pStyle w:val="CommentText"/>
      </w:pPr>
      <w:r>
        <w:rPr>
          <w:rStyle w:val="CommentReference"/>
        </w:rPr>
        <w:annotationRef/>
      </w:r>
      <w:r>
        <w:t>You are reporting on work that is complete, all words should be past tense.</w:t>
      </w:r>
    </w:p>
  </w:comment>
  <w:comment w:id="1017" w:author="Aditya" w:date="2017-11-30T01:13:00Z" w:initials="A">
    <w:p w14:paraId="77E5BF92" w14:textId="49D36DC1" w:rsidR="001E4731" w:rsidRDefault="001E4731">
      <w:pPr>
        <w:pStyle w:val="CommentText"/>
      </w:pPr>
      <w:r>
        <w:rPr>
          <w:rStyle w:val="CommentReference"/>
        </w:rPr>
        <w:annotationRef/>
      </w:r>
      <w:r>
        <w:t>Resolved</w:t>
      </w:r>
    </w:p>
  </w:comment>
  <w:comment w:id="1019" w:author="Erik Golen" w:date="2017-11-28T09:28:00Z" w:initials="EG">
    <w:p w14:paraId="3597236B" w14:textId="236EF205" w:rsidR="001E4731" w:rsidRDefault="001E4731">
      <w:pPr>
        <w:pStyle w:val="CommentText"/>
      </w:pPr>
      <w:r>
        <w:rPr>
          <w:rStyle w:val="CommentReference"/>
        </w:rPr>
        <w:annotationRef/>
      </w:r>
      <w:r>
        <w:t>I realize you have an appendix that defines these terms, but you need to inform the reader about this appendix. You could use a footnote to do that. Also, this discussion literally comes out of nowhere. You need to spend a little more time introducing the reader to what it means to perform Agile development and CI&amp;D. This is very important since your entire methodology seems to hinge on properly doing these two things.</w:t>
      </w:r>
    </w:p>
  </w:comment>
  <w:comment w:id="1020" w:author="Aditya" w:date="2017-11-30T01:50:00Z" w:initials="A">
    <w:p w14:paraId="6D2424FA" w14:textId="640D80C5" w:rsidR="001E4731" w:rsidRDefault="001E4731">
      <w:pPr>
        <w:pStyle w:val="CommentText"/>
      </w:pPr>
      <w:r>
        <w:rPr>
          <w:rStyle w:val="CommentReference"/>
        </w:rPr>
        <w:annotationRef/>
      </w:r>
      <w:r>
        <w:t>Resolved by adding a footnote.</w:t>
      </w:r>
    </w:p>
  </w:comment>
  <w:comment w:id="1023" w:author="Erik Golen" w:date="2017-11-28T09:31:00Z" w:initials="EG">
    <w:p w14:paraId="1AC20B4C" w14:textId="3F74DB0C" w:rsidR="001E4731" w:rsidRDefault="001E4731">
      <w:pPr>
        <w:pStyle w:val="CommentText"/>
      </w:pPr>
      <w:r>
        <w:rPr>
          <w:rStyle w:val="CommentReference"/>
        </w:rPr>
        <w:annotationRef/>
      </w:r>
      <w:r>
        <w:t>What’s the project/scenario the developers are working on? There needs to be something more concrete here.</w:t>
      </w:r>
    </w:p>
  </w:comment>
  <w:comment w:id="1024" w:author="Aditya" w:date="2017-11-30T01:29:00Z" w:initials="A">
    <w:p w14:paraId="7AE7D4E5" w14:textId="3DEA7E91" w:rsidR="001E4731" w:rsidRDefault="001E4731">
      <w:pPr>
        <w:pStyle w:val="CommentText"/>
      </w:pPr>
      <w:r>
        <w:rPr>
          <w:rStyle w:val="CommentReference"/>
        </w:rPr>
        <w:annotationRef/>
      </w:r>
      <w:r>
        <w:t>Resolved by clearly stating both set of project requirements.</w:t>
      </w:r>
    </w:p>
  </w:comment>
  <w:comment w:id="1028" w:author="Erik Golen" w:date="2017-11-28T09:34:00Z" w:initials="EG">
    <w:p w14:paraId="6595A8D7" w14:textId="3DC9FA6A" w:rsidR="001E4731" w:rsidRDefault="001E4731">
      <w:pPr>
        <w:pStyle w:val="CommentText"/>
      </w:pPr>
      <w:r>
        <w:rPr>
          <w:rStyle w:val="CommentReference"/>
        </w:rPr>
        <w:annotationRef/>
      </w:r>
      <w:r>
        <w:t>Ok, it now seems that you do have a scenario, which is to allow for someone to develop a WordPress site in your infrastructure. You need to state this much earlier. I think you have all the content you need in this section, but it needs to be rearranged significantly.</w:t>
      </w:r>
    </w:p>
  </w:comment>
  <w:comment w:id="1029" w:author="Aditya" w:date="2017-11-30T01:20:00Z" w:initials="A">
    <w:p w14:paraId="7DC41607" w14:textId="589EA174" w:rsidR="001E4731" w:rsidRDefault="001E4731">
      <w:pPr>
        <w:pStyle w:val="CommentText"/>
      </w:pPr>
      <w:r>
        <w:rPr>
          <w:rStyle w:val="CommentReference"/>
        </w:rPr>
        <w:annotationRef/>
      </w:r>
      <w:r>
        <w:t>Resolved by stating the project goals and objectives in earlier sections.</w:t>
      </w:r>
    </w:p>
  </w:comment>
  <w:comment w:id="1031" w:author="Erik Golen" w:date="2017-11-28T09:36:00Z" w:initials="EG">
    <w:p w14:paraId="5BE58F45" w14:textId="3E6EAD8E" w:rsidR="001E4731" w:rsidRDefault="001E4731">
      <w:pPr>
        <w:pStyle w:val="CommentText"/>
      </w:pPr>
      <w:r>
        <w:rPr>
          <w:rStyle w:val="CommentReference"/>
        </w:rPr>
        <w:annotationRef/>
      </w:r>
      <w:r>
        <w:t>The Terraform script is in the appendix, which you need to inform the reader about. It might be helpful to refer to at least some of the script to mention examples of possible changes that were made and why. The code you have is pretty well commented. It wouldn’t hurt to take sections of code and place them in the text of these paragraphs so we can follow along with what the developer has done.</w:t>
      </w:r>
    </w:p>
  </w:comment>
  <w:comment w:id="1032" w:author="Aditya" w:date="2017-11-30T20:31:00Z" w:initials="A">
    <w:p w14:paraId="54D60399" w14:textId="212B65C9" w:rsidR="001E4731" w:rsidRDefault="001E4731">
      <w:pPr>
        <w:pStyle w:val="CommentText"/>
      </w:pPr>
      <w:r>
        <w:rPr>
          <w:rStyle w:val="CommentReference"/>
        </w:rPr>
        <w:annotationRef/>
      </w:r>
      <w:r>
        <w:t>Resolved by putting in relevant code snippets.</w:t>
      </w:r>
    </w:p>
  </w:comment>
  <w:comment w:id="1064" w:author="Erik Golen" w:date="2017-11-28T09:35:00Z" w:initials="EG">
    <w:p w14:paraId="4FCB7BC6" w14:textId="0CEB5E05" w:rsidR="001E4731" w:rsidRDefault="001E4731">
      <w:pPr>
        <w:pStyle w:val="CommentText"/>
      </w:pPr>
      <w:r>
        <w:rPr>
          <w:rStyle w:val="CommentReference"/>
        </w:rPr>
        <w:annotationRef/>
      </w:r>
      <w:r>
        <w:t>I had no idea this was the aim of the capstone until now!</w:t>
      </w:r>
    </w:p>
  </w:comment>
  <w:comment w:id="1065" w:author="Aditya" w:date="2017-11-30T21:08:00Z" w:initials="A">
    <w:p w14:paraId="1226E61E" w14:textId="3A3590B1" w:rsidR="001E4731" w:rsidRDefault="001E4731">
      <w:pPr>
        <w:pStyle w:val="CommentText"/>
      </w:pPr>
      <w:r>
        <w:rPr>
          <w:rStyle w:val="CommentReference"/>
        </w:rPr>
        <w:annotationRef/>
      </w:r>
      <w:r>
        <w:t>Started the section by highlighting the project objective.</w:t>
      </w:r>
    </w:p>
  </w:comment>
  <w:comment w:id="1067" w:author="Erik Golen" w:date="2017-11-28T09:39:00Z" w:initials="EG">
    <w:p w14:paraId="623E6D2B" w14:textId="5C8B3FD8" w:rsidR="001E4731" w:rsidRDefault="001E4731">
      <w:pPr>
        <w:pStyle w:val="CommentText"/>
      </w:pPr>
      <w:r>
        <w:rPr>
          <w:rStyle w:val="CommentReference"/>
        </w:rPr>
        <w:annotationRef/>
      </w:r>
      <w:r>
        <w:t>Again, no self-referential language should be used. Simply stating what was done in the project is sufficient.</w:t>
      </w:r>
    </w:p>
  </w:comment>
  <w:comment w:id="1068" w:author="Aditya" w:date="2017-11-30T21:09:00Z" w:initials="A">
    <w:p w14:paraId="6F2DED2A" w14:textId="7FC32C16" w:rsidR="001E4731" w:rsidRDefault="001E4731">
      <w:pPr>
        <w:pStyle w:val="CommentText"/>
      </w:pPr>
      <w:r>
        <w:rPr>
          <w:rStyle w:val="CommentReference"/>
        </w:rPr>
        <w:annotationRef/>
      </w:r>
      <w:r>
        <w:t>Resolved.</w:t>
      </w:r>
    </w:p>
  </w:comment>
  <w:comment w:id="1110" w:author="Erik Golen" w:date="2017-11-28T09:44:00Z" w:initials="EG">
    <w:p w14:paraId="6C05FC70" w14:textId="77777777" w:rsidR="001E4731" w:rsidRDefault="001E4731" w:rsidP="009A4BC4">
      <w:pPr>
        <w:pStyle w:val="CommentText"/>
      </w:pPr>
      <w:r>
        <w:rPr>
          <w:rStyle w:val="CommentReference"/>
        </w:rPr>
        <w:annotationRef/>
      </w:r>
      <w:r>
        <w:t>Does it need to be destroyed right away? I assume you would want to host the WordPress website for a while, no?</w:t>
      </w:r>
    </w:p>
  </w:comment>
  <w:comment w:id="1111" w:author="Aditya" w:date="2017-11-30T22:22:00Z" w:initials="A">
    <w:p w14:paraId="569EAAAF" w14:textId="4FEC78B8" w:rsidR="001E4731" w:rsidRDefault="001E4731">
      <w:pPr>
        <w:pStyle w:val="CommentText"/>
      </w:pPr>
      <w:r>
        <w:rPr>
          <w:rStyle w:val="CommentReference"/>
        </w:rPr>
        <w:annotationRef/>
      </w:r>
      <w:r>
        <w:t xml:space="preserve">Professor, yes, I can let it run over the cloud for some time but eventually will have to pull it down. As Amazon will start charging money after some time. And I have already spent my AWS student credits during the implementation. </w:t>
      </w:r>
    </w:p>
  </w:comment>
  <w:comment w:id="1114" w:author="Erik Golen" w:date="2017-11-28T09:41:00Z" w:initials="EG">
    <w:p w14:paraId="42F553BF" w14:textId="3D1338FD" w:rsidR="001E4731" w:rsidRDefault="001E4731">
      <w:pPr>
        <w:pStyle w:val="CommentText"/>
      </w:pPr>
      <w:r>
        <w:rPr>
          <w:rStyle w:val="CommentReference"/>
        </w:rPr>
        <w:annotationRef/>
      </w:r>
      <w:r>
        <w:t>What is this?</w:t>
      </w:r>
    </w:p>
  </w:comment>
  <w:comment w:id="1115" w:author="Aditya" w:date="2017-11-30T21:11:00Z" w:initials="A">
    <w:p w14:paraId="598560CA" w14:textId="5784AC92" w:rsidR="001E4731" w:rsidRDefault="001E4731">
      <w:pPr>
        <w:pStyle w:val="CommentText"/>
      </w:pPr>
      <w:r>
        <w:rPr>
          <w:rStyle w:val="CommentReference"/>
        </w:rPr>
        <w:annotationRef/>
      </w:r>
      <w:r>
        <w:t>Nginx is web server just like Apache Web Server.</w:t>
      </w:r>
    </w:p>
  </w:comment>
  <w:comment w:id="1121" w:author="Erik Golen" w:date="2017-11-28T09:42:00Z" w:initials="EG">
    <w:p w14:paraId="7F632A4C" w14:textId="25A1573B" w:rsidR="001E4731" w:rsidRDefault="001E4731">
      <w:pPr>
        <w:pStyle w:val="CommentText"/>
      </w:pPr>
      <w:r>
        <w:rPr>
          <w:rStyle w:val="CommentReference"/>
        </w:rPr>
        <w:annotationRef/>
      </w:r>
      <w:r>
        <w:t>This is something you can mention in the first subsection of this section where you describe what the development scenario is and how it evolves over time. It’s quite jarring to see this come up here without any warning.</w:t>
      </w:r>
    </w:p>
  </w:comment>
  <w:comment w:id="1122" w:author="Aditya" w:date="2017-11-30T22:26:00Z" w:initials="A">
    <w:p w14:paraId="2EC5A429" w14:textId="2A493497" w:rsidR="001E4731" w:rsidRDefault="001E4731">
      <w:pPr>
        <w:pStyle w:val="CommentText"/>
      </w:pPr>
      <w:r>
        <w:rPr>
          <w:rStyle w:val="CommentReference"/>
        </w:rPr>
        <w:annotationRef/>
      </w:r>
      <w:r>
        <w:t xml:space="preserve">Resolved by starting the section with project requirements. </w:t>
      </w:r>
    </w:p>
  </w:comment>
  <w:comment w:id="1130" w:author="Erik Golen" w:date="2017-11-28T09:44:00Z" w:initials="EG">
    <w:p w14:paraId="643A0BA5" w14:textId="1A0649F6" w:rsidR="001E4731" w:rsidRDefault="001E4731">
      <w:pPr>
        <w:pStyle w:val="CommentText"/>
      </w:pPr>
      <w:r>
        <w:rPr>
          <w:rStyle w:val="CommentReference"/>
        </w:rPr>
        <w:annotationRef/>
      </w:r>
      <w:r>
        <w:t>Does it need to be destroyed right away? I assume you would want to host the WordPress website for a while, no?</w:t>
      </w:r>
    </w:p>
  </w:comment>
  <w:comment w:id="1131" w:author="Aditya" w:date="2017-11-30T22:27:00Z" w:initials="A">
    <w:p w14:paraId="32A7E709" w14:textId="6E5707ED" w:rsidR="001E4731" w:rsidRDefault="001E4731">
      <w:pPr>
        <w:pStyle w:val="CommentText"/>
      </w:pPr>
      <w:r>
        <w:rPr>
          <w:rStyle w:val="CommentReference"/>
        </w:rPr>
        <w:annotationRef/>
      </w:r>
    </w:p>
  </w:comment>
  <w:comment w:id="1132" w:author="Aditya" w:date="2017-11-30T22:27:00Z" w:initials="A">
    <w:p w14:paraId="50ECB690" w14:textId="3C9F6289" w:rsidR="001E4731" w:rsidRDefault="001E4731">
      <w:pPr>
        <w:pStyle w:val="CommentText"/>
      </w:pPr>
      <w:r>
        <w:rPr>
          <w:rStyle w:val="CommentReference"/>
        </w:rPr>
        <w:annotationRef/>
      </w:r>
      <w:r>
        <w:t>Professor, yes, I can let it run over the cloud for some time but eventually will have to pull it down. As Amazon will start charging money after some time. And I have already spent my AWS student credits during the implementation.</w:t>
      </w:r>
    </w:p>
  </w:comment>
  <w:comment w:id="1148" w:author="Brian Tomaszewski" w:date="2017-11-29T14:07:00Z" w:initials="BT">
    <w:p w14:paraId="7B472DD0" w14:textId="15189FF2" w:rsidR="001E4731" w:rsidRDefault="001E4731">
      <w:pPr>
        <w:pStyle w:val="CommentText"/>
      </w:pPr>
      <w:r>
        <w:rPr>
          <w:rStyle w:val="CommentReference"/>
        </w:rPr>
        <w:annotationRef/>
      </w:r>
      <w:r>
        <w:t>This section needs to be clearly linked backed to the stated objectives and goals. In this results section, re-state each project objective and discuss how that objective was met.</w:t>
      </w:r>
    </w:p>
  </w:comment>
  <w:comment w:id="1149" w:author="Aditya" w:date="2017-11-30T23:48:00Z" w:initials="A">
    <w:p w14:paraId="6E67E2C7" w14:textId="1D664530" w:rsidR="001E4731" w:rsidRDefault="001E4731">
      <w:pPr>
        <w:pStyle w:val="CommentText"/>
      </w:pPr>
      <w:r>
        <w:rPr>
          <w:rStyle w:val="CommentReference"/>
        </w:rPr>
        <w:annotationRef/>
      </w:r>
      <w:r>
        <w:t>Resolved by stating the project objective and how it was achieved.</w:t>
      </w:r>
    </w:p>
  </w:comment>
  <w:comment w:id="1246" w:author="Erik Golen" w:date="2017-11-28T09:45:00Z" w:initials="EG">
    <w:p w14:paraId="2B3610FD" w14:textId="02021965" w:rsidR="001E4731" w:rsidRDefault="001E4731">
      <w:pPr>
        <w:pStyle w:val="CommentText"/>
      </w:pPr>
      <w:r>
        <w:rPr>
          <w:rStyle w:val="CommentReference"/>
        </w:rPr>
        <w:annotationRef/>
      </w:r>
      <w:r>
        <w:t>I want these requirements clearly stated in the scenario description, so that we can understand why the developer would have to do all these things.</w:t>
      </w:r>
    </w:p>
  </w:comment>
  <w:comment w:id="1247" w:author="Aditya" w:date="2017-11-30T22:56:00Z" w:initials="A">
    <w:p w14:paraId="5683B4A4" w14:textId="15B5EECB" w:rsidR="001E4731" w:rsidRDefault="001E4731">
      <w:pPr>
        <w:pStyle w:val="CommentText"/>
      </w:pPr>
      <w:r>
        <w:rPr>
          <w:rStyle w:val="CommentReference"/>
        </w:rPr>
        <w:annotationRef/>
      </w:r>
    </w:p>
  </w:comment>
  <w:comment w:id="1248" w:author="Aditya" w:date="2017-12-01T00:49:00Z" w:initials="A">
    <w:p w14:paraId="1621F717" w14:textId="611AB283" w:rsidR="001E4731" w:rsidRDefault="001E4731">
      <w:pPr>
        <w:pStyle w:val="CommentText"/>
      </w:pPr>
      <w:r>
        <w:rPr>
          <w:rStyle w:val="CommentReference"/>
        </w:rPr>
        <w:annotationRef/>
      </w:r>
      <w:r>
        <w:t xml:space="preserve">Resolved by stating the project requirements in the scenario description. </w:t>
      </w:r>
    </w:p>
  </w:comment>
  <w:comment w:id="1260" w:author="Brian Tomaszewski" w:date="2017-11-29T14:08:00Z" w:initials="BT">
    <w:p w14:paraId="0949A888" w14:textId="2BEBE511" w:rsidR="001E4731" w:rsidRDefault="001E4731">
      <w:pPr>
        <w:pStyle w:val="CommentText"/>
      </w:pPr>
      <w:r>
        <w:rPr>
          <w:rStyle w:val="CommentReference"/>
        </w:rPr>
        <w:annotationRef/>
      </w:r>
      <w:r>
        <w:t>Did this actually happen or is this a hypothetical scenario that did not actually happen?</w:t>
      </w:r>
    </w:p>
  </w:comment>
  <w:comment w:id="1261" w:author="Aditya" w:date="2017-11-30T22:56:00Z" w:initials="A">
    <w:p w14:paraId="3478E08B" w14:textId="049DB23A" w:rsidR="001E4731" w:rsidRDefault="001E4731">
      <w:pPr>
        <w:pStyle w:val="CommentText"/>
      </w:pPr>
      <w:r>
        <w:rPr>
          <w:rStyle w:val="CommentReference"/>
        </w:rPr>
        <w:annotationRef/>
      </w:r>
      <w:r>
        <w:t xml:space="preserve">Professor, yes this actually happens. I have stimulated a development scenario of 2 developers collaborating on scripts to spin up the Capstone Project requirements. </w:t>
      </w:r>
    </w:p>
    <w:p w14:paraId="5BDF5D61" w14:textId="34F804E1" w:rsidR="001E4731" w:rsidRDefault="001E4731">
      <w:pPr>
        <w:pStyle w:val="CommentText"/>
      </w:pPr>
    </w:p>
    <w:p w14:paraId="29E00E6C" w14:textId="00542B42" w:rsidR="001E4731" w:rsidRDefault="001E4731">
      <w:pPr>
        <w:pStyle w:val="CommentText"/>
      </w:pPr>
      <w:r>
        <w:t xml:space="preserve">You may also watch end to end demo video on my YouTube channel whose link can be found in our email thread. </w:t>
      </w:r>
    </w:p>
  </w:comment>
  <w:comment w:id="1262" w:author="Erik Golen" w:date="2017-11-28T09:51:00Z" w:initials="EG">
    <w:p w14:paraId="4D7DE213" w14:textId="4D77B4D9" w:rsidR="001E4731" w:rsidRDefault="001E4731">
      <w:pPr>
        <w:pStyle w:val="CommentText"/>
      </w:pPr>
      <w:r>
        <w:rPr>
          <w:rStyle w:val="CommentReference"/>
        </w:rPr>
        <w:annotationRef/>
      </w:r>
      <w:r>
        <w:t>I think this text needs to be rearranged since a bunch of figures come between this and the rest of the sentence. Speaking of figures, every figure you place in the document must be specifically referred to in the text. Otherwise, it should not be included.</w:t>
      </w:r>
    </w:p>
  </w:comment>
  <w:comment w:id="1263" w:author="Aditya" w:date="2017-12-01T00:50:00Z" w:initials="A">
    <w:p w14:paraId="2FFC045E" w14:textId="06F56935" w:rsidR="001E4731" w:rsidRDefault="001E4731">
      <w:pPr>
        <w:pStyle w:val="CommentText"/>
      </w:pPr>
      <w:r>
        <w:rPr>
          <w:rStyle w:val="CommentReference"/>
        </w:rPr>
        <w:annotationRef/>
      </w:r>
      <w:r>
        <w:t>Resolved by correctly referencing the images.</w:t>
      </w:r>
    </w:p>
  </w:comment>
  <w:comment w:id="1267" w:author="Erik Golen" w:date="2017-11-28T09:52:00Z" w:initials="EG">
    <w:p w14:paraId="4FFD7B37" w14:textId="7248ECF0" w:rsidR="001E4731" w:rsidRDefault="001E4731">
      <w:pPr>
        <w:pStyle w:val="CommentText"/>
      </w:pPr>
      <w:r>
        <w:rPr>
          <w:rStyle w:val="CommentReference"/>
        </w:rPr>
        <w:annotationRef/>
      </w:r>
      <w:r>
        <w:t>You can make these images look more professional by drawing straight lines instead of free hand squiggles.</w:t>
      </w:r>
    </w:p>
  </w:comment>
  <w:comment w:id="1268" w:author="Aditya" w:date="2017-12-01T00:51:00Z" w:initials="A">
    <w:p w14:paraId="39601A11" w14:textId="56800CE1" w:rsidR="001E4731" w:rsidRDefault="001E4731">
      <w:pPr>
        <w:pStyle w:val="CommentText"/>
      </w:pPr>
      <w:r>
        <w:rPr>
          <w:rStyle w:val="CommentReference"/>
        </w:rPr>
        <w:annotationRef/>
      </w:r>
      <w:r>
        <w:t>Resolved.</w:t>
      </w:r>
    </w:p>
  </w:comment>
  <w:comment w:id="1291" w:author="Aditya" w:date="2017-12-01T06:19:00Z" w:initials="A">
    <w:p w14:paraId="4CF99BF1" w14:textId="0522D907" w:rsidR="001E4731" w:rsidRDefault="001E4731">
      <w:pPr>
        <w:pStyle w:val="CommentText"/>
      </w:pPr>
      <w:r>
        <w:rPr>
          <w:rStyle w:val="CommentReference"/>
        </w:rPr>
        <w:annotationRef/>
      </w:r>
      <w:r>
        <w:t xml:space="preserve">Professor, I have moved this functionality directly into my Jenkins job. So now it is more automated and the developers won’t have to run shell commands on their terminals.  </w:t>
      </w:r>
    </w:p>
  </w:comment>
  <w:comment w:id="1305" w:author="Brian Tomaszewski" w:date="2017-11-29T14:10:00Z" w:initials="BT">
    <w:p w14:paraId="13BF8AE1" w14:textId="7C9EC644" w:rsidR="001E4731" w:rsidRDefault="001E4731">
      <w:pPr>
        <w:pStyle w:val="CommentText"/>
      </w:pPr>
      <w:r>
        <w:rPr>
          <w:rStyle w:val="CommentReference"/>
        </w:rPr>
        <w:annotationRef/>
      </w:r>
      <w:r>
        <w:t>This does not sound like an evaluation – what specifically was evaluated here?</w:t>
      </w:r>
    </w:p>
  </w:comment>
  <w:comment w:id="1309" w:author="Aditya" w:date="2017-12-07T00:31:00Z" w:initials="A">
    <w:p w14:paraId="0B3556E0" w14:textId="67814B41" w:rsidR="001E4731" w:rsidRDefault="001E4731">
      <w:pPr>
        <w:pStyle w:val="CommentText"/>
      </w:pPr>
      <w:r>
        <w:rPr>
          <w:rStyle w:val="CommentReference"/>
        </w:rPr>
        <w:annotationRef/>
      </w:r>
      <w:r>
        <w:t xml:space="preserve">Professor, I have added some evaluation measures for IT Organizations. </w:t>
      </w:r>
    </w:p>
  </w:comment>
  <w:comment w:id="1424" w:author="Aditya" w:date="2017-12-07T00:32:00Z" w:initials="A">
    <w:p w14:paraId="15EE9FFB" w14:textId="168C3963" w:rsidR="001E4731" w:rsidRDefault="001E4731">
      <w:pPr>
        <w:pStyle w:val="CommentText"/>
      </w:pPr>
      <w:r>
        <w:rPr>
          <w:rStyle w:val="CommentReference"/>
        </w:rPr>
        <w:annotationRef/>
      </w:r>
      <w:r>
        <w:t xml:space="preserve">I have also added its use case for academic purposes highlighting its advantages over the manual provisioning. </w:t>
      </w:r>
    </w:p>
  </w:comment>
  <w:comment w:id="1473" w:author="Erik Golen" w:date="2017-11-28T09:55:00Z" w:initials="EG">
    <w:p w14:paraId="42AF4045" w14:textId="03782FBC" w:rsidR="001E4731" w:rsidRDefault="001E4731">
      <w:pPr>
        <w:pStyle w:val="CommentText"/>
      </w:pPr>
      <w:r>
        <w:rPr>
          <w:rStyle w:val="CommentReference"/>
        </w:rPr>
        <w:annotationRef/>
      </w:r>
      <w:r>
        <w:t>I would like you to make a comparison between what was accomplished here using DevOps versus a typical scenario where students had to rely on system administrators so that you can clearly show the benefit of DevOps. Essentially, you need to present both sides of the issue at hand. If possible, maybe you could come up with a rough estimate of how much time would need to be spent doing DevOps (assuming the person is reasonably proficient with DevOps) versus the old approach, where the infrastructure was not under the developer’s control.</w:t>
      </w:r>
    </w:p>
  </w:comment>
  <w:comment w:id="1474" w:author="Aditya" w:date="2017-12-01T02:35:00Z" w:initials="A">
    <w:p w14:paraId="27975BBE" w14:textId="0B8D149D" w:rsidR="001E4731" w:rsidRDefault="001E4731">
      <w:pPr>
        <w:pStyle w:val="CommentText"/>
      </w:pPr>
      <w:r>
        <w:rPr>
          <w:rStyle w:val="CommentReference"/>
        </w:rPr>
        <w:annotationRef/>
      </w:r>
      <w:r>
        <w:t>Professor, it is actually hard to quantify the results in terms of time taken. It really depends upon the complexity of the application. But adopting DevOps definitely cut backs on time taken by significant margin.</w:t>
      </w:r>
    </w:p>
  </w:comment>
  <w:comment w:id="1501" w:author="Erik Golen" w:date="2017-11-28T10:00:00Z" w:initials="EG">
    <w:p w14:paraId="0DA8BFBB" w14:textId="48AF7240" w:rsidR="001E4731" w:rsidRDefault="001E4731">
      <w:pPr>
        <w:pStyle w:val="CommentText"/>
      </w:pPr>
      <w:r>
        <w:rPr>
          <w:rStyle w:val="CommentReference"/>
        </w:rPr>
        <w:annotationRef/>
      </w:r>
      <w:r>
        <w:t>Take a look at the paper I emailed to you, specifically Sections 3 and 4. We did something similar using Python scripts for automating network protocol testing on the GENI testbed. It’s quite painful to do this sort of thing without scripting it.</w:t>
      </w:r>
    </w:p>
  </w:comment>
  <w:comment w:id="1502" w:author="Aditya" w:date="2017-12-01T04:50:00Z" w:initials="A">
    <w:p w14:paraId="3668CCDD" w14:textId="3DD2C009" w:rsidR="001E4731" w:rsidRDefault="001E473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41042F" w15:done="0"/>
  <w15:commentEx w15:paraId="7DDF28E0" w15:done="0"/>
  <w15:commentEx w15:paraId="34E0C64A" w15:done="0"/>
  <w15:commentEx w15:paraId="31CF0B5D" w15:done="0"/>
  <w15:commentEx w15:paraId="20EEDFC5" w15:done="0"/>
  <w15:commentEx w15:paraId="745B1D9A" w15:done="0"/>
  <w15:commentEx w15:paraId="14A63AAF" w15:paraIdParent="745B1D9A" w15:done="0"/>
  <w15:commentEx w15:paraId="3656D766" w15:done="0"/>
  <w15:commentEx w15:paraId="45A36AEE" w15:paraIdParent="3656D766" w15:done="0"/>
  <w15:commentEx w15:paraId="6B0E255E" w15:done="0"/>
  <w15:commentEx w15:paraId="592E025C" w15:paraIdParent="6B0E255E" w15:done="0"/>
  <w15:commentEx w15:paraId="648D4413" w15:done="0"/>
  <w15:commentEx w15:paraId="5F7B47C3" w15:paraIdParent="648D4413" w15:done="0"/>
  <w15:commentEx w15:paraId="6D228F3C" w15:done="0"/>
  <w15:commentEx w15:paraId="7FAA24A6" w15:paraIdParent="6D228F3C" w15:done="0"/>
  <w15:commentEx w15:paraId="1CA8A59C" w15:done="0"/>
  <w15:commentEx w15:paraId="1EE31591" w15:paraIdParent="1CA8A59C" w15:done="0"/>
  <w15:commentEx w15:paraId="25426B6B" w15:done="0"/>
  <w15:commentEx w15:paraId="05621B13" w15:done="0"/>
  <w15:commentEx w15:paraId="4DA1A60B" w15:paraIdParent="05621B13" w15:done="0"/>
  <w15:commentEx w15:paraId="45A1E768" w15:done="0"/>
  <w15:commentEx w15:paraId="77E5BF92" w15:paraIdParent="45A1E768" w15:done="0"/>
  <w15:commentEx w15:paraId="3597236B" w15:done="0"/>
  <w15:commentEx w15:paraId="6D2424FA" w15:paraIdParent="3597236B" w15:done="0"/>
  <w15:commentEx w15:paraId="1AC20B4C" w15:done="0"/>
  <w15:commentEx w15:paraId="7AE7D4E5" w15:paraIdParent="1AC20B4C" w15:done="0"/>
  <w15:commentEx w15:paraId="6595A8D7" w15:done="0"/>
  <w15:commentEx w15:paraId="7DC41607" w15:paraIdParent="6595A8D7" w15:done="0"/>
  <w15:commentEx w15:paraId="5BE58F45" w15:done="0"/>
  <w15:commentEx w15:paraId="54D60399" w15:paraIdParent="5BE58F45" w15:done="0"/>
  <w15:commentEx w15:paraId="4FCB7BC6" w15:done="0"/>
  <w15:commentEx w15:paraId="1226E61E" w15:paraIdParent="4FCB7BC6" w15:done="0"/>
  <w15:commentEx w15:paraId="623E6D2B" w15:done="0"/>
  <w15:commentEx w15:paraId="6F2DED2A" w15:paraIdParent="623E6D2B" w15:done="0"/>
  <w15:commentEx w15:paraId="6C05FC70" w15:done="0"/>
  <w15:commentEx w15:paraId="569EAAAF" w15:paraIdParent="6C05FC70" w15:done="0"/>
  <w15:commentEx w15:paraId="42F553BF" w15:done="0"/>
  <w15:commentEx w15:paraId="598560CA" w15:paraIdParent="42F553BF" w15:done="0"/>
  <w15:commentEx w15:paraId="7F632A4C" w15:done="0"/>
  <w15:commentEx w15:paraId="2EC5A429" w15:paraIdParent="7F632A4C" w15:done="0"/>
  <w15:commentEx w15:paraId="643A0BA5" w15:done="0"/>
  <w15:commentEx w15:paraId="32A7E709" w15:paraIdParent="643A0BA5" w15:done="0"/>
  <w15:commentEx w15:paraId="50ECB690" w15:paraIdParent="643A0BA5" w15:done="0"/>
  <w15:commentEx w15:paraId="7B472DD0" w15:done="0"/>
  <w15:commentEx w15:paraId="6E67E2C7" w15:paraIdParent="7B472DD0" w15:done="0"/>
  <w15:commentEx w15:paraId="2B3610FD" w15:done="0"/>
  <w15:commentEx w15:paraId="5683B4A4" w15:paraIdParent="2B3610FD" w15:done="0"/>
  <w15:commentEx w15:paraId="1621F717" w15:paraIdParent="2B3610FD" w15:done="0"/>
  <w15:commentEx w15:paraId="0949A888" w15:done="0"/>
  <w15:commentEx w15:paraId="29E00E6C" w15:paraIdParent="0949A888" w15:done="0"/>
  <w15:commentEx w15:paraId="4D7DE213" w15:done="0"/>
  <w15:commentEx w15:paraId="2FFC045E" w15:paraIdParent="4D7DE213" w15:done="0"/>
  <w15:commentEx w15:paraId="4FFD7B37" w15:done="0"/>
  <w15:commentEx w15:paraId="39601A11" w15:paraIdParent="4FFD7B37" w15:done="0"/>
  <w15:commentEx w15:paraId="4CF99BF1" w15:done="0"/>
  <w15:commentEx w15:paraId="13BF8AE1" w15:done="0"/>
  <w15:commentEx w15:paraId="0B3556E0" w15:done="0"/>
  <w15:commentEx w15:paraId="15EE9FFB" w15:done="0"/>
  <w15:commentEx w15:paraId="42AF4045" w15:done="0"/>
  <w15:commentEx w15:paraId="27975BBE" w15:paraIdParent="42AF4045" w15:done="0"/>
  <w15:commentEx w15:paraId="0DA8BFBB" w15:done="0"/>
  <w15:commentEx w15:paraId="3668CCDD" w15:paraIdParent="0DA8BF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DF28E0" w16cid:durableId="1E8947D1"/>
  <w16cid:commentId w16cid:paraId="34E0C64A" w16cid:durableId="1E8947D2"/>
  <w16cid:commentId w16cid:paraId="31CF0B5D" w16cid:durableId="1DC9876D"/>
  <w16cid:commentId w16cid:paraId="20EEDFC5" w16cid:durableId="1DC9876E"/>
  <w16cid:commentId w16cid:paraId="745B1D9A" w16cid:durableId="1DC9876F"/>
  <w16cid:commentId w16cid:paraId="14A63AAF" w16cid:durableId="1DCB474D"/>
  <w16cid:commentId w16cid:paraId="3656D766" w16cid:durableId="1DC98770"/>
  <w16cid:commentId w16cid:paraId="45A36AEE" w16cid:durableId="1DCB4D8B"/>
  <w16cid:commentId w16cid:paraId="6B0E255E" w16cid:durableId="1DC98771"/>
  <w16cid:commentId w16cid:paraId="592E025C" w16cid:durableId="1DC9B89F"/>
  <w16cid:commentId w16cid:paraId="648D4413" w16cid:durableId="1DC98772"/>
  <w16cid:commentId w16cid:paraId="5F7B47C3" w16cid:durableId="1DC9BCA3"/>
  <w16cid:commentId w16cid:paraId="6D228F3C" w16cid:durableId="1DC9BCDC"/>
  <w16cid:commentId w16cid:paraId="7FAA24A6" w16cid:durableId="1DC9BFE7"/>
  <w16cid:commentId w16cid:paraId="1CA8A59C" w16cid:durableId="1DC98773"/>
  <w16cid:commentId w16cid:paraId="1EE31591" w16cid:durableId="1DC9BF75"/>
  <w16cid:commentId w16cid:paraId="25426B6B" w16cid:durableId="1DC9C3E7"/>
  <w16cid:commentId w16cid:paraId="05621B13" w16cid:durableId="1DC98774"/>
  <w16cid:commentId w16cid:paraId="4DA1A60B" w16cid:durableId="1DC9D9B7"/>
  <w16cid:commentId w16cid:paraId="45A1E768" w16cid:durableId="1DC98775"/>
  <w16cid:commentId w16cid:paraId="77E5BF92" w16cid:durableId="1DC9D9BD"/>
  <w16cid:commentId w16cid:paraId="3597236B" w16cid:durableId="1DC98776"/>
  <w16cid:commentId w16cid:paraId="6D2424FA" w16cid:durableId="1DC9E274"/>
  <w16cid:commentId w16cid:paraId="1AC20B4C" w16cid:durableId="1DC98777"/>
  <w16cid:commentId w16cid:paraId="7AE7D4E5" w16cid:durableId="1DC9DD7D"/>
  <w16cid:commentId w16cid:paraId="6595A8D7" w16cid:durableId="1DC98778"/>
  <w16cid:commentId w16cid:paraId="7DC41607" w16cid:durableId="1DC9DB42"/>
  <w16cid:commentId w16cid:paraId="5BE58F45" w16cid:durableId="1DC98779"/>
  <w16cid:commentId w16cid:paraId="54D60399" w16cid:durableId="1DCAE934"/>
  <w16cid:commentId w16cid:paraId="4FCB7BC6" w16cid:durableId="1DC9877A"/>
  <w16cid:commentId w16cid:paraId="1226E61E" w16cid:durableId="1DCAF1E9"/>
  <w16cid:commentId w16cid:paraId="623E6D2B" w16cid:durableId="1DC9877B"/>
  <w16cid:commentId w16cid:paraId="6F2DED2A" w16cid:durableId="1DCAF205"/>
  <w16cid:commentId w16cid:paraId="6C05FC70" w16cid:durableId="1DCB01CB"/>
  <w16cid:commentId w16cid:paraId="569EAAAF" w16cid:durableId="1DCB033D"/>
  <w16cid:commentId w16cid:paraId="42F553BF" w16cid:durableId="1DC9877C"/>
  <w16cid:commentId w16cid:paraId="598560CA" w16cid:durableId="1DCAF29F"/>
  <w16cid:commentId w16cid:paraId="7F632A4C" w16cid:durableId="1DC9877D"/>
  <w16cid:commentId w16cid:paraId="2EC5A429" w16cid:durableId="1DCB0421"/>
  <w16cid:commentId w16cid:paraId="643A0BA5" w16cid:durableId="1DC9877E"/>
  <w16cid:commentId w16cid:paraId="32A7E709" w16cid:durableId="1DCB0444"/>
  <w16cid:commentId w16cid:paraId="50ECB690" w16cid:durableId="1DCB0461"/>
  <w16cid:commentId w16cid:paraId="7B472DD0" w16cid:durableId="1DC9877F"/>
  <w16cid:commentId w16cid:paraId="6E67E2C7" w16cid:durableId="1DCB1734"/>
  <w16cid:commentId w16cid:paraId="2B3610FD" w16cid:durableId="1DC98780"/>
  <w16cid:commentId w16cid:paraId="5683B4A4" w16cid:durableId="1DCB0B14"/>
  <w16cid:commentId w16cid:paraId="1621F717" w16cid:durableId="1DCB2588"/>
  <w16cid:commentId w16cid:paraId="0949A888" w16cid:durableId="1DC98781"/>
  <w16cid:commentId w16cid:paraId="29E00E6C" w16cid:durableId="1DCB0B32"/>
  <w16cid:commentId w16cid:paraId="4D7DE213" w16cid:durableId="1DC98782"/>
  <w16cid:commentId w16cid:paraId="2FFC045E" w16cid:durableId="1DCB25D6"/>
  <w16cid:commentId w16cid:paraId="4FFD7B37" w16cid:durableId="1DC98783"/>
  <w16cid:commentId w16cid:paraId="39601A11" w16cid:durableId="1DCB25F8"/>
  <w16cid:commentId w16cid:paraId="4CF99BF1" w16cid:durableId="1DCB72E0"/>
  <w16cid:commentId w16cid:paraId="13BF8AE1" w16cid:durableId="1DC98784"/>
  <w16cid:commentId w16cid:paraId="0B3556E0" w16cid:durableId="1DD30A53"/>
  <w16cid:commentId w16cid:paraId="15EE9FFB" w16cid:durableId="1DD30A96"/>
  <w16cid:commentId w16cid:paraId="42AF4045" w16cid:durableId="1DC98785"/>
  <w16cid:commentId w16cid:paraId="27975BBE" w16cid:durableId="1DCB3E7A"/>
  <w16cid:commentId w16cid:paraId="0DA8BFBB" w16cid:durableId="1DC98786"/>
  <w16cid:commentId w16cid:paraId="3668CCDD" w16cid:durableId="1DCB5E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ADD9C" w14:textId="77777777" w:rsidR="005F78D5" w:rsidRDefault="005F78D5">
      <w:pPr>
        <w:spacing w:after="0" w:line="240" w:lineRule="auto"/>
      </w:pPr>
      <w:r>
        <w:separator/>
      </w:r>
    </w:p>
  </w:endnote>
  <w:endnote w:type="continuationSeparator" w:id="0">
    <w:p w14:paraId="0868783C" w14:textId="77777777" w:rsidR="005F78D5" w:rsidRDefault="005F7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2685737"/>
      <w:docPartObj>
        <w:docPartGallery w:val="Page Numbers (Bottom of Page)"/>
        <w:docPartUnique/>
      </w:docPartObj>
    </w:sdtPr>
    <w:sdtEndPr>
      <w:rPr>
        <w:noProof/>
      </w:rPr>
    </w:sdtEndPr>
    <w:sdtContent>
      <w:p w14:paraId="3AC9D25E" w14:textId="2B7BDE6D" w:rsidR="001E4731" w:rsidRDefault="001E4731">
        <w:pPr>
          <w:pStyle w:val="Footer"/>
        </w:pPr>
        <w:r>
          <w:t xml:space="preserve">Page | </w:t>
        </w:r>
        <w:r>
          <w:fldChar w:fldCharType="begin"/>
        </w:r>
        <w:r>
          <w:instrText xml:space="preserve"> PAGE   \* MERGEFORMAT </w:instrText>
        </w:r>
        <w:r>
          <w:fldChar w:fldCharType="separate"/>
        </w:r>
        <w:r w:rsidR="00E96588">
          <w:rPr>
            <w:noProof/>
          </w:rPr>
          <w:t>21</w:t>
        </w:r>
        <w:r>
          <w:rPr>
            <w:noProof/>
          </w:rPr>
          <w:fldChar w:fldCharType="end"/>
        </w:r>
      </w:p>
    </w:sdtContent>
  </w:sdt>
  <w:p w14:paraId="6B984586" w14:textId="77777777" w:rsidR="001E4731" w:rsidRDefault="001E4731">
    <w:pPr>
      <w:tabs>
        <w:tab w:val="center" w:pos="4680"/>
        <w:tab w:val="right" w:pos="9360"/>
      </w:tabs>
      <w:spacing w:after="72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890AE" w14:textId="77777777" w:rsidR="001E4731" w:rsidRDefault="001E4731">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8AEA2" w14:textId="77777777" w:rsidR="005F78D5" w:rsidRDefault="005F78D5">
      <w:pPr>
        <w:spacing w:after="0" w:line="240" w:lineRule="auto"/>
      </w:pPr>
      <w:r>
        <w:separator/>
      </w:r>
    </w:p>
  </w:footnote>
  <w:footnote w:type="continuationSeparator" w:id="0">
    <w:p w14:paraId="22297C1C" w14:textId="77777777" w:rsidR="005F78D5" w:rsidRDefault="005F78D5">
      <w:pPr>
        <w:spacing w:after="0" w:line="240" w:lineRule="auto"/>
      </w:pPr>
      <w:r>
        <w:continuationSeparator/>
      </w:r>
    </w:p>
  </w:footnote>
  <w:footnote w:id="1">
    <w:p w14:paraId="76E94E2D" w14:textId="293331FE" w:rsidR="001E4731" w:rsidRDefault="001E4731">
      <w:pPr>
        <w:pStyle w:val="FootnoteText"/>
      </w:pPr>
      <w:ins w:id="534" w:author="Aditya" w:date="2017-12-01T04:00:00Z">
        <w:r>
          <w:rPr>
            <w:rStyle w:val="FootnoteReference"/>
          </w:rPr>
          <w:footnoteRef/>
        </w:r>
        <w:r>
          <w:t xml:space="preserve"> Agile Software Development </w:t>
        </w:r>
      </w:ins>
      <w:ins w:id="535" w:author="Aditya" w:date="2017-12-01T05:20:00Z">
        <w:r>
          <w:t>Methodology:</w:t>
        </w:r>
      </w:ins>
      <w:ins w:id="536" w:author="Aditya" w:date="2017-12-01T04:00:00Z">
        <w:r>
          <w:t xml:space="preserve"> </w:t>
        </w:r>
      </w:ins>
      <w:ins w:id="537" w:author="Aditya" w:date="2017-12-01T04:02:00Z">
        <w:r w:rsidRPr="004D0224">
          <w:t>The Agile software development life cycle is based upon the iterative and incremental process models, and focuses upon adaptability to changing product requirements</w:t>
        </w:r>
      </w:ins>
      <w:ins w:id="538" w:author="Aditya" w:date="2017-12-01T04:03:00Z">
        <w:r>
          <w:t>.</w:t>
        </w:r>
      </w:ins>
    </w:p>
  </w:footnote>
  <w:footnote w:id="2">
    <w:p w14:paraId="4A4900D5" w14:textId="0BB6CF81" w:rsidR="001E4731" w:rsidRDefault="001E4731">
      <w:pPr>
        <w:pStyle w:val="FootnoteText"/>
      </w:pPr>
      <w:ins w:id="659" w:author="Aditya" w:date="2017-12-01T04:04:00Z">
        <w:r>
          <w:rPr>
            <w:rStyle w:val="FootnoteReference"/>
          </w:rPr>
          <w:footnoteRef/>
        </w:r>
        <w:r>
          <w:t xml:space="preserve"> DevOps developmen</w:t>
        </w:r>
      </w:ins>
      <w:ins w:id="660" w:author="Aditya" w:date="2017-12-01T04:05:00Z">
        <w:r>
          <w:t xml:space="preserve">t methodology: </w:t>
        </w:r>
      </w:ins>
      <w:ins w:id="661" w:author="Aditya" w:date="2017-12-01T04:06:00Z">
        <w:r>
          <w:t>It i</w:t>
        </w:r>
        <w:r w:rsidRPr="004D0224">
          <w:t>s a software engineering practice that aims at unifying software development (Dev) and software operation (Ops).</w:t>
        </w:r>
      </w:ins>
    </w:p>
  </w:footnote>
  <w:footnote w:id="3">
    <w:p w14:paraId="2FF628D2" w14:textId="77781533" w:rsidR="001E4731" w:rsidRDefault="001E4731">
      <w:pPr>
        <w:pStyle w:val="FootnoteText"/>
      </w:pPr>
      <w:ins w:id="685" w:author="Aditya" w:date="2017-12-01T04:09:00Z">
        <w:r>
          <w:rPr>
            <w:rStyle w:val="FootnoteReference"/>
          </w:rPr>
          <w:footnoteRef/>
        </w:r>
        <w:r>
          <w:t xml:space="preserve"> Terraform: </w:t>
        </w:r>
      </w:ins>
      <w:ins w:id="686" w:author="Aditya" w:date="2017-12-01T04:10:00Z">
        <w:r>
          <w:t xml:space="preserve">It </w:t>
        </w:r>
        <w:r w:rsidRPr="00E63107">
          <w:t>is an infrastructure as code software</w:t>
        </w:r>
        <w:r>
          <w:t xml:space="preserve">. </w:t>
        </w:r>
        <w:r w:rsidRPr="00E63107">
          <w:t>It allows users to define a datacenter infrastructure in a high-level configuration language, from which it can create an execution plan to build the infrastructure in a service provider such as AWS</w:t>
        </w:r>
        <w:r>
          <w:t>.</w:t>
        </w:r>
      </w:ins>
    </w:p>
  </w:footnote>
  <w:footnote w:id="4">
    <w:p w14:paraId="5F7518ED" w14:textId="3D85A86B" w:rsidR="001E4731" w:rsidRDefault="001E4731">
      <w:pPr>
        <w:pStyle w:val="FootnoteText"/>
      </w:pPr>
      <w:ins w:id="690" w:author="Aditya" w:date="2017-12-01T04:11:00Z">
        <w:r>
          <w:rPr>
            <w:rStyle w:val="FootnoteReference"/>
          </w:rPr>
          <w:footnoteRef/>
        </w:r>
        <w:r>
          <w:t xml:space="preserve"> Ansible: </w:t>
        </w:r>
      </w:ins>
      <w:ins w:id="691" w:author="Aditya" w:date="2017-12-01T04:13:00Z">
        <w:r>
          <w:t>It</w:t>
        </w:r>
      </w:ins>
      <w:ins w:id="692" w:author="Aditya" w:date="2017-12-01T04:12:00Z">
        <w:r w:rsidRPr="00E63107">
          <w:t xml:space="preserve"> is a radically simple IT automation platform that makes your applications and systems easier to deploy.</w:t>
        </w:r>
      </w:ins>
    </w:p>
  </w:footnote>
  <w:footnote w:id="5">
    <w:p w14:paraId="3A1A0751" w14:textId="7492C33C" w:rsidR="001E4731" w:rsidRDefault="001E4731" w:rsidP="00566E5A">
      <w:pPr>
        <w:rPr>
          <w:ins w:id="797" w:author="Aditya" w:date="2017-11-30T01:49:00Z"/>
        </w:rPr>
      </w:pPr>
      <w:ins w:id="798" w:author="Aditya" w:date="2017-11-30T01:49:00Z">
        <w:r>
          <w:rPr>
            <w:rStyle w:val="FootnoteReference"/>
          </w:rPr>
          <w:footnoteRef/>
        </w:r>
        <w:r>
          <w:t xml:space="preserve"> Continuous integration: When application developers merge their script changes back to the shared repository as often as possible.</w:t>
        </w:r>
      </w:ins>
    </w:p>
    <w:p w14:paraId="13977157" w14:textId="2C35EB74" w:rsidR="001E4731" w:rsidRPr="00850BE0" w:rsidRDefault="001E4731" w:rsidP="00566E5A">
      <w:pPr>
        <w:rPr>
          <w:ins w:id="799" w:author="Aditya" w:date="2017-11-30T01:49:00Z"/>
        </w:rPr>
      </w:pPr>
      <w:ins w:id="800" w:author="Aditya" w:date="2017-11-30T01:49:00Z">
        <w:r>
          <w:t>Continuous delivery: It is an extension of continuous integration to make sure that the latest changes to the application are quickly available for usage.</w:t>
        </w:r>
      </w:ins>
    </w:p>
    <w:p w14:paraId="3946F354" w14:textId="620844BC" w:rsidR="001E4731" w:rsidRDefault="001E4731">
      <w:pPr>
        <w:pStyle w:val="FootnoteText"/>
      </w:pPr>
    </w:p>
  </w:footnote>
  <w:footnote w:id="6">
    <w:p w14:paraId="4E8B6392" w14:textId="3CE60C05" w:rsidR="001E4731" w:rsidRDefault="001E4731">
      <w:pPr>
        <w:pStyle w:val="FootnoteText"/>
      </w:pPr>
      <w:ins w:id="803" w:author="Aditya" w:date="2017-12-01T04:14:00Z">
        <w:r>
          <w:rPr>
            <w:rStyle w:val="FootnoteReference"/>
          </w:rPr>
          <w:footnoteRef/>
        </w:r>
        <w:r>
          <w:t xml:space="preserve"> Jenkins:</w:t>
        </w:r>
      </w:ins>
      <w:ins w:id="804" w:author="Aditya" w:date="2017-12-01T04:16:00Z">
        <w:r w:rsidRPr="00E63107">
          <w:rPr>
            <w:rFonts w:ascii="Arial" w:hAnsi="Arial" w:cs="Arial"/>
            <w:color w:val="292B2C"/>
            <w:sz w:val="19"/>
            <w:szCs w:val="19"/>
            <w:shd w:val="clear" w:color="auto" w:fill="FFFFFF"/>
          </w:rPr>
          <w:t xml:space="preserve"> </w:t>
        </w:r>
        <w:r>
          <w:rPr>
            <w:rFonts w:ascii="Arial" w:hAnsi="Arial" w:cs="Arial"/>
            <w:color w:val="292B2C"/>
            <w:sz w:val="19"/>
            <w:szCs w:val="19"/>
            <w:shd w:val="clear" w:color="auto" w:fill="FFFFFF"/>
          </w:rPr>
          <w:t>It is an extensible automation server and can be used as a simple Continuous Integration server or turned into the Continuous Delivery hub for any project.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066F8"/>
    <w:multiLevelType w:val="hybridMultilevel"/>
    <w:tmpl w:val="1E3077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93A82"/>
    <w:multiLevelType w:val="hybridMultilevel"/>
    <w:tmpl w:val="75EC4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1D7513"/>
    <w:multiLevelType w:val="hybridMultilevel"/>
    <w:tmpl w:val="94226B3C"/>
    <w:lvl w:ilvl="0" w:tplc="86F6045C">
      <w:start w:val="1"/>
      <w:numFmt w:val="decimal"/>
      <w:lvlText w:val="%1)"/>
      <w:lvlJc w:val="left"/>
      <w:pPr>
        <w:ind w:left="720" w:hanging="360"/>
      </w:pPr>
      <w:rPr>
        <w:rFonts w:ascii="Times New Roman" w:eastAsia="Times New Roman" w:hAnsi="Times New Roman" w:cs="Times New Roman" w:hint="default"/>
        <w:b/>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2827FD"/>
    <w:multiLevelType w:val="hybridMultilevel"/>
    <w:tmpl w:val="7D908E08"/>
    <w:lvl w:ilvl="0" w:tplc="52060B5E">
      <w:start w:val="1"/>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DE6B88"/>
    <w:multiLevelType w:val="multilevel"/>
    <w:tmpl w:val="1D4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743C6E"/>
    <w:multiLevelType w:val="multilevel"/>
    <w:tmpl w:val="0CD2221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6D3C7617"/>
    <w:multiLevelType w:val="hybridMultilevel"/>
    <w:tmpl w:val="6938E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9A1A5C"/>
    <w:multiLevelType w:val="multilevel"/>
    <w:tmpl w:val="D086456A"/>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15:restartNumberingAfterBreak="0">
    <w:nsid w:val="7921492E"/>
    <w:multiLevelType w:val="hybridMultilevel"/>
    <w:tmpl w:val="617C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6"/>
  </w:num>
  <w:num w:numId="5">
    <w:abstractNumId w:val="4"/>
  </w:num>
  <w:num w:numId="6">
    <w:abstractNumId w:val="5"/>
  </w:num>
  <w:num w:numId="7">
    <w:abstractNumId w:val="7"/>
  </w:num>
  <w:num w:numId="8">
    <w:abstractNumId w:val="8"/>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sht, Aditya">
    <w15:presenceInfo w15:providerId="AD" w15:userId="S-1-5-21-1517553028-2257492215-940012151-32529"/>
  </w15:person>
  <w15:person w15:author="Aditya">
    <w15:presenceInfo w15:providerId="None" w15:userId="Aditya"/>
  </w15:person>
  <w15:person w15:author="Erik Golen">
    <w15:presenceInfo w15:providerId="Windows Live" w15:userId="5d3343104af48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0400"/>
    <w:rsid w:val="00003F5B"/>
    <w:rsid w:val="00007FC6"/>
    <w:rsid w:val="00010D4D"/>
    <w:rsid w:val="00013169"/>
    <w:rsid w:val="000312D0"/>
    <w:rsid w:val="000408F2"/>
    <w:rsid w:val="00053613"/>
    <w:rsid w:val="000573F8"/>
    <w:rsid w:val="000752E3"/>
    <w:rsid w:val="000A3EA4"/>
    <w:rsid w:val="000C3788"/>
    <w:rsid w:val="000C4142"/>
    <w:rsid w:val="000F5645"/>
    <w:rsid w:val="000F5D1C"/>
    <w:rsid w:val="001029FC"/>
    <w:rsid w:val="001133A9"/>
    <w:rsid w:val="001331D3"/>
    <w:rsid w:val="00145F90"/>
    <w:rsid w:val="0015013C"/>
    <w:rsid w:val="00163ED0"/>
    <w:rsid w:val="00173639"/>
    <w:rsid w:val="0017737A"/>
    <w:rsid w:val="00184945"/>
    <w:rsid w:val="00187535"/>
    <w:rsid w:val="00190594"/>
    <w:rsid w:val="00193376"/>
    <w:rsid w:val="0019441F"/>
    <w:rsid w:val="001B1261"/>
    <w:rsid w:val="001B1C4F"/>
    <w:rsid w:val="001B5F04"/>
    <w:rsid w:val="001C698D"/>
    <w:rsid w:val="001D0CC8"/>
    <w:rsid w:val="001E4731"/>
    <w:rsid w:val="00202162"/>
    <w:rsid w:val="0020351C"/>
    <w:rsid w:val="00235D75"/>
    <w:rsid w:val="00242551"/>
    <w:rsid w:val="00262A36"/>
    <w:rsid w:val="002811D4"/>
    <w:rsid w:val="00294467"/>
    <w:rsid w:val="002D3BC0"/>
    <w:rsid w:val="002D45BB"/>
    <w:rsid w:val="002E070B"/>
    <w:rsid w:val="002E10A5"/>
    <w:rsid w:val="00305787"/>
    <w:rsid w:val="0030781D"/>
    <w:rsid w:val="00315D8A"/>
    <w:rsid w:val="00323E98"/>
    <w:rsid w:val="00327CB6"/>
    <w:rsid w:val="00354AB6"/>
    <w:rsid w:val="00360273"/>
    <w:rsid w:val="00376F20"/>
    <w:rsid w:val="00380864"/>
    <w:rsid w:val="003950A0"/>
    <w:rsid w:val="003C4FC2"/>
    <w:rsid w:val="003F3D21"/>
    <w:rsid w:val="003F51BD"/>
    <w:rsid w:val="00403B98"/>
    <w:rsid w:val="0040778D"/>
    <w:rsid w:val="004130E8"/>
    <w:rsid w:val="00441635"/>
    <w:rsid w:val="004419D4"/>
    <w:rsid w:val="00442972"/>
    <w:rsid w:val="004458BE"/>
    <w:rsid w:val="00447F3A"/>
    <w:rsid w:val="00463D96"/>
    <w:rsid w:val="0046579D"/>
    <w:rsid w:val="004820AD"/>
    <w:rsid w:val="00491273"/>
    <w:rsid w:val="004C19F9"/>
    <w:rsid w:val="004D0224"/>
    <w:rsid w:val="004D469C"/>
    <w:rsid w:val="004F6732"/>
    <w:rsid w:val="004F6C89"/>
    <w:rsid w:val="00504593"/>
    <w:rsid w:val="00504E0C"/>
    <w:rsid w:val="005501ED"/>
    <w:rsid w:val="00562F1C"/>
    <w:rsid w:val="00564D7D"/>
    <w:rsid w:val="00566E5A"/>
    <w:rsid w:val="0057016A"/>
    <w:rsid w:val="005740BA"/>
    <w:rsid w:val="00574B86"/>
    <w:rsid w:val="005963D8"/>
    <w:rsid w:val="005A2536"/>
    <w:rsid w:val="005A5F98"/>
    <w:rsid w:val="005B1CEE"/>
    <w:rsid w:val="005C12D6"/>
    <w:rsid w:val="005D0017"/>
    <w:rsid w:val="005E0BCB"/>
    <w:rsid w:val="005E1CFD"/>
    <w:rsid w:val="005F10DE"/>
    <w:rsid w:val="005F78D5"/>
    <w:rsid w:val="0060698E"/>
    <w:rsid w:val="006110FC"/>
    <w:rsid w:val="00630FC7"/>
    <w:rsid w:val="00641736"/>
    <w:rsid w:val="00641FFA"/>
    <w:rsid w:val="0066734E"/>
    <w:rsid w:val="00693D9B"/>
    <w:rsid w:val="006958D7"/>
    <w:rsid w:val="006A063B"/>
    <w:rsid w:val="006C7FE2"/>
    <w:rsid w:val="006D1AE6"/>
    <w:rsid w:val="006D48D8"/>
    <w:rsid w:val="007154C1"/>
    <w:rsid w:val="0071634A"/>
    <w:rsid w:val="007224B2"/>
    <w:rsid w:val="0072436E"/>
    <w:rsid w:val="00781FA2"/>
    <w:rsid w:val="0078219E"/>
    <w:rsid w:val="007869B0"/>
    <w:rsid w:val="0079281F"/>
    <w:rsid w:val="007A23C6"/>
    <w:rsid w:val="007C32DA"/>
    <w:rsid w:val="007C4E97"/>
    <w:rsid w:val="007D6B85"/>
    <w:rsid w:val="008158AA"/>
    <w:rsid w:val="00823F75"/>
    <w:rsid w:val="0083653B"/>
    <w:rsid w:val="008436DE"/>
    <w:rsid w:val="0085141D"/>
    <w:rsid w:val="00856861"/>
    <w:rsid w:val="00860AD6"/>
    <w:rsid w:val="00867A5F"/>
    <w:rsid w:val="008817AB"/>
    <w:rsid w:val="008865E8"/>
    <w:rsid w:val="008A4F0C"/>
    <w:rsid w:val="008B66F9"/>
    <w:rsid w:val="008C1A77"/>
    <w:rsid w:val="008F6C55"/>
    <w:rsid w:val="00936D49"/>
    <w:rsid w:val="009432B9"/>
    <w:rsid w:val="00947A4B"/>
    <w:rsid w:val="0095556B"/>
    <w:rsid w:val="00961E20"/>
    <w:rsid w:val="00982FD6"/>
    <w:rsid w:val="00986731"/>
    <w:rsid w:val="009A4BC4"/>
    <w:rsid w:val="009A5A9B"/>
    <w:rsid w:val="009C6953"/>
    <w:rsid w:val="009E584B"/>
    <w:rsid w:val="009E6BEE"/>
    <w:rsid w:val="009F1468"/>
    <w:rsid w:val="009F5FB5"/>
    <w:rsid w:val="009F6222"/>
    <w:rsid w:val="00A0062F"/>
    <w:rsid w:val="00A02F36"/>
    <w:rsid w:val="00A323C8"/>
    <w:rsid w:val="00A44913"/>
    <w:rsid w:val="00A45D6A"/>
    <w:rsid w:val="00A475B3"/>
    <w:rsid w:val="00A6555B"/>
    <w:rsid w:val="00A65729"/>
    <w:rsid w:val="00A65C0D"/>
    <w:rsid w:val="00A707AB"/>
    <w:rsid w:val="00A7587E"/>
    <w:rsid w:val="00A7799D"/>
    <w:rsid w:val="00A8090A"/>
    <w:rsid w:val="00A979D6"/>
    <w:rsid w:val="00AC1E95"/>
    <w:rsid w:val="00AE77DD"/>
    <w:rsid w:val="00AF4E4C"/>
    <w:rsid w:val="00B01907"/>
    <w:rsid w:val="00B050FF"/>
    <w:rsid w:val="00B07FD8"/>
    <w:rsid w:val="00B11BC5"/>
    <w:rsid w:val="00B156E6"/>
    <w:rsid w:val="00B23276"/>
    <w:rsid w:val="00B337B3"/>
    <w:rsid w:val="00B548FB"/>
    <w:rsid w:val="00B62598"/>
    <w:rsid w:val="00B7182D"/>
    <w:rsid w:val="00B73B52"/>
    <w:rsid w:val="00B757C7"/>
    <w:rsid w:val="00B821FA"/>
    <w:rsid w:val="00B91190"/>
    <w:rsid w:val="00BA55BD"/>
    <w:rsid w:val="00BB13F5"/>
    <w:rsid w:val="00BB2C33"/>
    <w:rsid w:val="00BD7B6E"/>
    <w:rsid w:val="00BF03F4"/>
    <w:rsid w:val="00BF3403"/>
    <w:rsid w:val="00C12670"/>
    <w:rsid w:val="00C23170"/>
    <w:rsid w:val="00C27BBE"/>
    <w:rsid w:val="00C3480D"/>
    <w:rsid w:val="00C4060A"/>
    <w:rsid w:val="00C44DE5"/>
    <w:rsid w:val="00C50400"/>
    <w:rsid w:val="00C56325"/>
    <w:rsid w:val="00C63BBD"/>
    <w:rsid w:val="00C70F09"/>
    <w:rsid w:val="00C9297B"/>
    <w:rsid w:val="00C959F9"/>
    <w:rsid w:val="00C97C73"/>
    <w:rsid w:val="00CA52CF"/>
    <w:rsid w:val="00CD509D"/>
    <w:rsid w:val="00CE4635"/>
    <w:rsid w:val="00CF70D1"/>
    <w:rsid w:val="00D04BDD"/>
    <w:rsid w:val="00D152D5"/>
    <w:rsid w:val="00D2793E"/>
    <w:rsid w:val="00D42D72"/>
    <w:rsid w:val="00D449E0"/>
    <w:rsid w:val="00D64AAD"/>
    <w:rsid w:val="00D66E48"/>
    <w:rsid w:val="00D85D81"/>
    <w:rsid w:val="00D877FF"/>
    <w:rsid w:val="00D902CD"/>
    <w:rsid w:val="00DA1E6F"/>
    <w:rsid w:val="00DC184F"/>
    <w:rsid w:val="00DF1A96"/>
    <w:rsid w:val="00E271A4"/>
    <w:rsid w:val="00E46B45"/>
    <w:rsid w:val="00E55DC6"/>
    <w:rsid w:val="00E63107"/>
    <w:rsid w:val="00E64F2E"/>
    <w:rsid w:val="00E665A2"/>
    <w:rsid w:val="00E96299"/>
    <w:rsid w:val="00E96588"/>
    <w:rsid w:val="00ED1A87"/>
    <w:rsid w:val="00EE1D9C"/>
    <w:rsid w:val="00EF7D69"/>
    <w:rsid w:val="00F31DE2"/>
    <w:rsid w:val="00F4725F"/>
    <w:rsid w:val="00F53ACF"/>
    <w:rsid w:val="00F6295B"/>
    <w:rsid w:val="00F74AB9"/>
    <w:rsid w:val="00F81CC8"/>
    <w:rsid w:val="00F95312"/>
    <w:rsid w:val="00FA1375"/>
    <w:rsid w:val="00FB6DF7"/>
    <w:rsid w:val="00FD5CFD"/>
    <w:rsid w:val="00FF3635"/>
    <w:rsid w:val="00FF40C0"/>
    <w:rsid w:val="00FF54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AE53E"/>
  <w15:docId w15:val="{D13EA6D8-F0D2-4BB5-84E5-2DB7D6C70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202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162"/>
  </w:style>
  <w:style w:type="paragraph" w:styleId="Footer">
    <w:name w:val="footer"/>
    <w:basedOn w:val="Normal"/>
    <w:link w:val="FooterChar"/>
    <w:uiPriority w:val="99"/>
    <w:unhideWhenUsed/>
    <w:rsid w:val="00202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162"/>
  </w:style>
  <w:style w:type="paragraph" w:styleId="NormalWeb">
    <w:name w:val="Normal (Web)"/>
    <w:basedOn w:val="Normal"/>
    <w:uiPriority w:val="99"/>
    <w:semiHidden/>
    <w:unhideWhenUsed/>
    <w:rsid w:val="002E070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7D6B85"/>
    <w:rPr>
      <w:i/>
      <w:iCs/>
    </w:rPr>
  </w:style>
  <w:style w:type="character" w:styleId="Hyperlink">
    <w:name w:val="Hyperlink"/>
    <w:basedOn w:val="DefaultParagraphFont"/>
    <w:uiPriority w:val="99"/>
    <w:semiHidden/>
    <w:unhideWhenUsed/>
    <w:rsid w:val="009E6BEE"/>
    <w:rPr>
      <w:color w:val="0000FF"/>
      <w:u w:val="single"/>
    </w:rPr>
  </w:style>
  <w:style w:type="character" w:styleId="Strong">
    <w:name w:val="Strong"/>
    <w:basedOn w:val="DefaultParagraphFont"/>
    <w:uiPriority w:val="22"/>
    <w:qFormat/>
    <w:rsid w:val="009E6BEE"/>
    <w:rPr>
      <w:b/>
      <w:bCs/>
    </w:rPr>
  </w:style>
  <w:style w:type="paragraph" w:styleId="ListParagraph">
    <w:name w:val="List Paragraph"/>
    <w:basedOn w:val="Normal"/>
    <w:uiPriority w:val="34"/>
    <w:qFormat/>
    <w:rsid w:val="00B11BC5"/>
    <w:pPr>
      <w:ind w:left="720"/>
      <w:contextualSpacing/>
    </w:pPr>
  </w:style>
  <w:style w:type="character" w:customStyle="1" w:styleId="pl-k">
    <w:name w:val="pl-k"/>
    <w:basedOn w:val="DefaultParagraphFont"/>
    <w:rsid w:val="007C32DA"/>
  </w:style>
  <w:style w:type="character" w:customStyle="1" w:styleId="pl-s">
    <w:name w:val="pl-s"/>
    <w:basedOn w:val="DefaultParagraphFont"/>
    <w:rsid w:val="007C32DA"/>
  </w:style>
  <w:style w:type="character" w:customStyle="1" w:styleId="pl-smi">
    <w:name w:val="pl-smi"/>
    <w:basedOn w:val="DefaultParagraphFont"/>
    <w:rsid w:val="007C32DA"/>
  </w:style>
  <w:style w:type="character" w:customStyle="1" w:styleId="pl-s1">
    <w:name w:val="pl-s1"/>
    <w:basedOn w:val="DefaultParagraphFont"/>
    <w:rsid w:val="007C32DA"/>
  </w:style>
  <w:style w:type="character" w:customStyle="1" w:styleId="pl-e">
    <w:name w:val="pl-e"/>
    <w:basedOn w:val="DefaultParagraphFont"/>
    <w:rsid w:val="007C32DA"/>
  </w:style>
  <w:style w:type="character" w:customStyle="1" w:styleId="pl-c">
    <w:name w:val="pl-c"/>
    <w:basedOn w:val="DefaultParagraphFont"/>
    <w:rsid w:val="007C32DA"/>
  </w:style>
  <w:style w:type="character" w:customStyle="1" w:styleId="pl-c1">
    <w:name w:val="pl-c1"/>
    <w:basedOn w:val="DefaultParagraphFont"/>
    <w:rsid w:val="007C32DA"/>
  </w:style>
  <w:style w:type="character" w:customStyle="1" w:styleId="pl-en">
    <w:name w:val="pl-en"/>
    <w:basedOn w:val="DefaultParagraphFont"/>
    <w:rsid w:val="007C32DA"/>
  </w:style>
  <w:style w:type="character" w:styleId="CommentReference">
    <w:name w:val="annotation reference"/>
    <w:basedOn w:val="DefaultParagraphFont"/>
    <w:uiPriority w:val="99"/>
    <w:semiHidden/>
    <w:unhideWhenUsed/>
    <w:rsid w:val="0020351C"/>
    <w:rPr>
      <w:sz w:val="18"/>
      <w:szCs w:val="18"/>
    </w:rPr>
  </w:style>
  <w:style w:type="paragraph" w:styleId="CommentText">
    <w:name w:val="annotation text"/>
    <w:basedOn w:val="Normal"/>
    <w:link w:val="CommentTextChar"/>
    <w:uiPriority w:val="99"/>
    <w:semiHidden/>
    <w:unhideWhenUsed/>
    <w:rsid w:val="0020351C"/>
    <w:pPr>
      <w:spacing w:line="240" w:lineRule="auto"/>
    </w:pPr>
    <w:rPr>
      <w:sz w:val="24"/>
      <w:szCs w:val="24"/>
    </w:rPr>
  </w:style>
  <w:style w:type="character" w:customStyle="1" w:styleId="CommentTextChar">
    <w:name w:val="Comment Text Char"/>
    <w:basedOn w:val="DefaultParagraphFont"/>
    <w:link w:val="CommentText"/>
    <w:uiPriority w:val="99"/>
    <w:semiHidden/>
    <w:rsid w:val="0020351C"/>
    <w:rPr>
      <w:sz w:val="24"/>
      <w:szCs w:val="24"/>
    </w:rPr>
  </w:style>
  <w:style w:type="paragraph" w:styleId="CommentSubject">
    <w:name w:val="annotation subject"/>
    <w:basedOn w:val="CommentText"/>
    <w:next w:val="CommentText"/>
    <w:link w:val="CommentSubjectChar"/>
    <w:uiPriority w:val="99"/>
    <w:semiHidden/>
    <w:unhideWhenUsed/>
    <w:rsid w:val="0020351C"/>
    <w:rPr>
      <w:b/>
      <w:bCs/>
      <w:sz w:val="20"/>
      <w:szCs w:val="20"/>
    </w:rPr>
  </w:style>
  <w:style w:type="character" w:customStyle="1" w:styleId="CommentSubjectChar">
    <w:name w:val="Comment Subject Char"/>
    <w:basedOn w:val="CommentTextChar"/>
    <w:link w:val="CommentSubject"/>
    <w:uiPriority w:val="99"/>
    <w:semiHidden/>
    <w:rsid w:val="0020351C"/>
    <w:rPr>
      <w:b/>
      <w:bCs/>
      <w:sz w:val="20"/>
      <w:szCs w:val="20"/>
    </w:rPr>
  </w:style>
  <w:style w:type="paragraph" w:styleId="BalloonText">
    <w:name w:val="Balloon Text"/>
    <w:basedOn w:val="Normal"/>
    <w:link w:val="BalloonTextChar"/>
    <w:uiPriority w:val="99"/>
    <w:semiHidden/>
    <w:unhideWhenUsed/>
    <w:rsid w:val="0020351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351C"/>
    <w:rPr>
      <w:rFonts w:ascii="Times New Roman" w:hAnsi="Times New Roman" w:cs="Times New Roman"/>
      <w:sz w:val="18"/>
      <w:szCs w:val="18"/>
    </w:rPr>
  </w:style>
  <w:style w:type="character" w:customStyle="1" w:styleId="Heading1Char">
    <w:name w:val="Heading 1 Char"/>
    <w:basedOn w:val="DefaultParagraphFont"/>
    <w:link w:val="Heading1"/>
    <w:rsid w:val="004F6732"/>
    <w:rPr>
      <w:rFonts w:ascii="Cambria" w:eastAsia="Cambria" w:hAnsi="Cambria" w:cs="Cambria"/>
      <w:b/>
      <w:color w:val="366091"/>
      <w:sz w:val="28"/>
      <w:szCs w:val="28"/>
    </w:rPr>
  </w:style>
  <w:style w:type="paragraph" w:styleId="FootnoteText">
    <w:name w:val="footnote text"/>
    <w:basedOn w:val="Normal"/>
    <w:link w:val="FootnoteTextChar"/>
    <w:uiPriority w:val="99"/>
    <w:unhideWhenUsed/>
    <w:rsid w:val="00566E5A"/>
    <w:pPr>
      <w:spacing w:after="0" w:line="240" w:lineRule="auto"/>
    </w:pPr>
    <w:rPr>
      <w:sz w:val="20"/>
      <w:szCs w:val="20"/>
    </w:rPr>
  </w:style>
  <w:style w:type="character" w:customStyle="1" w:styleId="FootnoteTextChar">
    <w:name w:val="Footnote Text Char"/>
    <w:basedOn w:val="DefaultParagraphFont"/>
    <w:link w:val="FootnoteText"/>
    <w:uiPriority w:val="99"/>
    <w:rsid w:val="00566E5A"/>
    <w:rPr>
      <w:sz w:val="20"/>
      <w:szCs w:val="20"/>
    </w:rPr>
  </w:style>
  <w:style w:type="character" w:styleId="FootnoteReference">
    <w:name w:val="footnote reference"/>
    <w:basedOn w:val="DefaultParagraphFont"/>
    <w:uiPriority w:val="99"/>
    <w:semiHidden/>
    <w:unhideWhenUsed/>
    <w:rsid w:val="00566E5A"/>
    <w:rPr>
      <w:vertAlign w:val="superscript"/>
    </w:rPr>
  </w:style>
  <w:style w:type="paragraph" w:styleId="Revision">
    <w:name w:val="Revision"/>
    <w:hidden/>
    <w:uiPriority w:val="99"/>
    <w:semiHidden/>
    <w:rsid w:val="00FF40C0"/>
    <w:pPr>
      <w:pBdr>
        <w:top w:val="none" w:sz="0" w:space="0" w:color="auto"/>
        <w:left w:val="none" w:sz="0" w:space="0" w:color="auto"/>
        <w:bottom w:val="none" w:sz="0" w:space="0" w:color="auto"/>
        <w:right w:val="none" w:sz="0" w:space="0" w:color="auto"/>
        <w:between w:val="none" w:sz="0" w:space="0" w:color="auto"/>
      </w:pBdr>
      <w:spacing w:after="0" w:line="240" w:lineRule="auto"/>
    </w:pPr>
  </w:style>
  <w:style w:type="paragraph" w:customStyle="1" w:styleId="DecimalAligned">
    <w:name w:val="Decimal Aligned"/>
    <w:basedOn w:val="Normal"/>
    <w:uiPriority w:val="40"/>
    <w:qFormat/>
    <w:rsid w:val="001B1261"/>
    <w:pPr>
      <w:pBdr>
        <w:top w:val="none" w:sz="0" w:space="0" w:color="auto"/>
        <w:left w:val="none" w:sz="0" w:space="0" w:color="auto"/>
        <w:bottom w:val="none" w:sz="0" w:space="0" w:color="auto"/>
        <w:right w:val="none" w:sz="0" w:space="0" w:color="auto"/>
        <w:between w:val="none" w:sz="0" w:space="0" w:color="auto"/>
      </w:pBdr>
      <w:tabs>
        <w:tab w:val="decimal" w:pos="360"/>
      </w:tabs>
    </w:pPr>
    <w:rPr>
      <w:rFonts w:asciiTheme="minorHAnsi" w:eastAsiaTheme="minorEastAsia" w:hAnsiTheme="minorHAnsi" w:cs="Times New Roman"/>
      <w:color w:val="auto"/>
    </w:rPr>
  </w:style>
  <w:style w:type="character" w:styleId="SubtleEmphasis">
    <w:name w:val="Subtle Emphasis"/>
    <w:basedOn w:val="DefaultParagraphFont"/>
    <w:uiPriority w:val="19"/>
    <w:qFormat/>
    <w:rsid w:val="001B1261"/>
    <w:rPr>
      <w:i/>
      <w:iCs/>
    </w:rPr>
  </w:style>
  <w:style w:type="table" w:styleId="LightShading-Accent1">
    <w:name w:val="Light Shading Accent 1"/>
    <w:basedOn w:val="TableNormal"/>
    <w:uiPriority w:val="60"/>
    <w:rsid w:val="001B1261"/>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408301">
      <w:bodyDiv w:val="1"/>
      <w:marLeft w:val="0"/>
      <w:marRight w:val="0"/>
      <w:marTop w:val="0"/>
      <w:marBottom w:val="0"/>
      <w:divBdr>
        <w:top w:val="none" w:sz="0" w:space="0" w:color="auto"/>
        <w:left w:val="none" w:sz="0" w:space="0" w:color="auto"/>
        <w:bottom w:val="none" w:sz="0" w:space="0" w:color="auto"/>
        <w:right w:val="none" w:sz="0" w:space="0" w:color="auto"/>
      </w:divBdr>
    </w:div>
    <w:div w:id="674961435">
      <w:bodyDiv w:val="1"/>
      <w:marLeft w:val="0"/>
      <w:marRight w:val="0"/>
      <w:marTop w:val="0"/>
      <w:marBottom w:val="0"/>
      <w:divBdr>
        <w:top w:val="none" w:sz="0" w:space="0" w:color="auto"/>
        <w:left w:val="none" w:sz="0" w:space="0" w:color="auto"/>
        <w:bottom w:val="none" w:sz="0" w:space="0" w:color="auto"/>
        <w:right w:val="none" w:sz="0" w:space="0" w:color="auto"/>
      </w:divBdr>
    </w:div>
    <w:div w:id="1195341918">
      <w:bodyDiv w:val="1"/>
      <w:marLeft w:val="0"/>
      <w:marRight w:val="0"/>
      <w:marTop w:val="0"/>
      <w:marBottom w:val="0"/>
      <w:divBdr>
        <w:top w:val="none" w:sz="0" w:space="0" w:color="auto"/>
        <w:left w:val="none" w:sz="0" w:space="0" w:color="auto"/>
        <w:bottom w:val="none" w:sz="0" w:space="0" w:color="auto"/>
        <w:right w:val="none" w:sz="0" w:space="0" w:color="auto"/>
      </w:divBdr>
    </w:div>
    <w:div w:id="1602374835">
      <w:bodyDiv w:val="1"/>
      <w:marLeft w:val="0"/>
      <w:marRight w:val="0"/>
      <w:marTop w:val="0"/>
      <w:marBottom w:val="0"/>
      <w:divBdr>
        <w:top w:val="none" w:sz="0" w:space="0" w:color="auto"/>
        <w:left w:val="none" w:sz="0" w:space="0" w:color="auto"/>
        <w:bottom w:val="none" w:sz="0" w:space="0" w:color="auto"/>
        <w:right w:val="none" w:sz="0" w:space="0" w:color="auto"/>
      </w:divBdr>
    </w:div>
    <w:div w:id="1647005568">
      <w:bodyDiv w:val="1"/>
      <w:marLeft w:val="0"/>
      <w:marRight w:val="0"/>
      <w:marTop w:val="0"/>
      <w:marBottom w:val="0"/>
      <w:divBdr>
        <w:top w:val="none" w:sz="0" w:space="0" w:color="auto"/>
        <w:left w:val="none" w:sz="0" w:space="0" w:color="auto"/>
        <w:bottom w:val="none" w:sz="0" w:space="0" w:color="auto"/>
        <w:right w:val="none" w:sz="0" w:space="0" w:color="auto"/>
      </w:divBdr>
    </w:div>
    <w:div w:id="1982268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jenkins-ci.or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ws.amazon.com/route53/what-is-dn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archsoa.techtarget.com/definition/Java" TargetMode="External"/><Relationship Id="rId28"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hyperlink" Target="http://www.qwerty.com" TargetMode="External"/><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earchsoftwarequality.techtarget.com/definition/continuous-integration" TargetMode="External"/><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D5FCC-8329-412F-B979-96572613B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7678</Words>
  <Characters>43770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Aditya</cp:lastModifiedBy>
  <cp:revision>2</cp:revision>
  <dcterms:created xsi:type="dcterms:W3CDTF">2018-04-24T11:07:00Z</dcterms:created>
  <dcterms:modified xsi:type="dcterms:W3CDTF">2018-04-24T11:07:00Z</dcterms:modified>
</cp:coreProperties>
</file>